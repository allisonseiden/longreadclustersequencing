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97472" w14:textId="47DBFE1C" w:rsidR="00CF775D" w:rsidRPr="00252895" w:rsidRDefault="00CF775D" w:rsidP="00043CF5">
      <w:pPr>
        <w:rPr>
          <w:rFonts w:ascii="Arial" w:hAnsi="Arial" w:cs="Arial"/>
          <w:color w:val="FF0000"/>
        </w:rPr>
      </w:pPr>
      <w:r w:rsidRPr="00252895">
        <w:rPr>
          <w:rFonts w:ascii="Arial" w:hAnsi="Arial" w:cs="Arial"/>
          <w:color w:val="FF0000"/>
        </w:rPr>
        <w:t>Red indicates a to-do</w:t>
      </w:r>
    </w:p>
    <w:p w14:paraId="78C6A80E" w14:textId="77777777" w:rsidR="00CF775D" w:rsidRDefault="00CF775D" w:rsidP="00043CF5">
      <w:pPr>
        <w:rPr>
          <w:rFonts w:ascii="Arial" w:hAnsi="Arial" w:cs="Arial"/>
        </w:rPr>
      </w:pPr>
    </w:p>
    <w:p w14:paraId="642FC6CD" w14:textId="77D9C14C" w:rsidR="00AD5EBC" w:rsidRDefault="00183BAE" w:rsidP="00043CF5">
      <w:pPr>
        <w:rPr>
          <w:rFonts w:ascii="Arial" w:hAnsi="Arial" w:cs="Arial"/>
          <w:b/>
        </w:rPr>
      </w:pPr>
      <w:r w:rsidRPr="00444A65">
        <w:rPr>
          <w:rFonts w:ascii="Arial" w:hAnsi="Arial" w:cs="Arial"/>
          <w:b/>
        </w:rPr>
        <w:t>Title</w:t>
      </w:r>
    </w:p>
    <w:p w14:paraId="226196D8" w14:textId="4DB74940" w:rsidR="00183BAE" w:rsidRDefault="00877048" w:rsidP="00043CF5">
      <w:pPr>
        <w:rPr>
          <w:rFonts w:ascii="Arial" w:hAnsi="Arial" w:cs="Arial"/>
        </w:rPr>
      </w:pPr>
      <w:r>
        <w:rPr>
          <w:rFonts w:ascii="Arial" w:hAnsi="Arial" w:cs="Arial"/>
        </w:rPr>
        <w:t>Identifying</w:t>
      </w:r>
      <w:r w:rsidR="00183BAE" w:rsidRPr="00444A65">
        <w:rPr>
          <w:rFonts w:ascii="Arial" w:hAnsi="Arial" w:cs="Arial"/>
        </w:rPr>
        <w:t xml:space="preserve"> </w:t>
      </w:r>
      <w:r w:rsidR="00183BAE" w:rsidRPr="00444A65">
        <w:rPr>
          <w:rFonts w:ascii="Arial" w:hAnsi="Arial" w:cs="Arial"/>
          <w:i/>
        </w:rPr>
        <w:t>de novo</w:t>
      </w:r>
      <w:r w:rsidR="00183BAE" w:rsidRPr="00444A65">
        <w:rPr>
          <w:rFonts w:ascii="Arial" w:hAnsi="Arial" w:cs="Arial"/>
        </w:rPr>
        <w:t xml:space="preserve"> indel biology with long-read technology</w:t>
      </w:r>
    </w:p>
    <w:p w14:paraId="73084FCE" w14:textId="77777777" w:rsidR="00D37570" w:rsidRPr="00444A65" w:rsidRDefault="00D37570" w:rsidP="00043CF5">
      <w:pPr>
        <w:rPr>
          <w:rFonts w:ascii="Arial" w:hAnsi="Arial" w:cs="Arial"/>
        </w:rPr>
      </w:pPr>
    </w:p>
    <w:p w14:paraId="26009658" w14:textId="77777777" w:rsidR="00AD5EBC" w:rsidRDefault="00F91BEE" w:rsidP="00043CF5">
      <w:pPr>
        <w:rPr>
          <w:rFonts w:ascii="Arial" w:hAnsi="Arial" w:cs="Arial"/>
          <w:b/>
        </w:rPr>
      </w:pPr>
      <w:r w:rsidRPr="00444A65">
        <w:rPr>
          <w:rFonts w:ascii="Arial" w:hAnsi="Arial" w:cs="Arial"/>
          <w:b/>
        </w:rPr>
        <w:t>Authors</w:t>
      </w:r>
    </w:p>
    <w:p w14:paraId="1FB1B3BA" w14:textId="5A43CBD4" w:rsidR="00983C18" w:rsidRPr="00444A65" w:rsidRDefault="00F91BEE" w:rsidP="00043CF5">
      <w:pPr>
        <w:rPr>
          <w:rFonts w:ascii="Arial" w:hAnsi="Arial" w:cs="Arial"/>
        </w:rPr>
      </w:pPr>
      <w:r w:rsidRPr="00444A65">
        <w:rPr>
          <w:rFonts w:ascii="Arial" w:hAnsi="Arial" w:cs="Arial"/>
        </w:rPr>
        <w:t xml:space="preserve">Allison H. </w:t>
      </w:r>
      <w:proofErr w:type="spellStart"/>
      <w:r w:rsidRPr="00444A65">
        <w:rPr>
          <w:rFonts w:ascii="Arial" w:hAnsi="Arial" w:cs="Arial"/>
        </w:rPr>
        <w:t>Seiden</w:t>
      </w:r>
      <w:proofErr w:type="spellEnd"/>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Felix Richter</w:t>
      </w:r>
      <w:r w:rsidR="009F2494" w:rsidRPr="00444A65">
        <w:rPr>
          <w:rFonts w:ascii="Arial" w:hAnsi="Arial" w:cs="Arial"/>
          <w:color w:val="000000" w:themeColor="text1"/>
          <w:vertAlign w:val="superscript"/>
        </w:rPr>
        <w:t>†</w:t>
      </w:r>
      <w:r w:rsidR="00D177AD" w:rsidRPr="00444A65">
        <w:rPr>
          <w:rFonts w:ascii="Arial" w:hAnsi="Arial" w:cs="Arial"/>
          <w:color w:val="000000" w:themeColor="text1"/>
        </w:rPr>
        <w:t>,</w:t>
      </w:r>
      <w:r w:rsidRPr="00444A65">
        <w:rPr>
          <w:rFonts w:ascii="Arial" w:hAnsi="Arial" w:cs="Arial"/>
        </w:rPr>
        <w:t xml:space="preserve"> </w:t>
      </w:r>
      <w:proofErr w:type="spellStart"/>
      <w:r w:rsidRPr="00444A65">
        <w:rPr>
          <w:rFonts w:ascii="Arial" w:hAnsi="Arial" w:cs="Arial"/>
        </w:rPr>
        <w:t>Nihir</w:t>
      </w:r>
      <w:proofErr w:type="spellEnd"/>
      <w:r w:rsidRPr="00444A65">
        <w:rPr>
          <w:rFonts w:ascii="Arial" w:hAnsi="Arial" w:cs="Arial"/>
        </w:rPr>
        <w:t xml:space="preserve"> Patel, Andrew</w:t>
      </w:r>
      <w:r w:rsidR="00112617">
        <w:rPr>
          <w:rFonts w:ascii="Arial" w:hAnsi="Arial" w:cs="Arial"/>
        </w:rPr>
        <w:t xml:space="preserve"> P.</w:t>
      </w:r>
      <w:r w:rsidRPr="00444A65">
        <w:rPr>
          <w:rFonts w:ascii="Arial" w:hAnsi="Arial" w:cs="Arial"/>
        </w:rPr>
        <w:t xml:space="preserve"> Sharp, Bruce D. Gelb</w:t>
      </w:r>
      <w:r w:rsidR="00A84F82" w:rsidRPr="00444A65">
        <w:rPr>
          <w:rFonts w:ascii="Arial" w:hAnsi="Arial" w:cs="Arial"/>
          <w:vertAlign w:val="superscript"/>
        </w:rPr>
        <w:t>*</w:t>
      </w:r>
    </w:p>
    <w:p w14:paraId="657A0A28" w14:textId="678FB3B0" w:rsidR="009F2494" w:rsidRDefault="009F2494" w:rsidP="00043CF5">
      <w:pPr>
        <w:rPr>
          <w:rFonts w:ascii="Arial" w:hAnsi="Arial" w:cs="Arial"/>
          <w:color w:val="000000" w:themeColor="text1"/>
        </w:rPr>
      </w:pPr>
      <w:r w:rsidRPr="00444A65">
        <w:rPr>
          <w:rFonts w:ascii="Arial" w:hAnsi="Arial" w:cs="Arial"/>
          <w:color w:val="000000" w:themeColor="text1"/>
        </w:rPr>
        <w:t>† Contributed equally</w:t>
      </w:r>
    </w:p>
    <w:p w14:paraId="0EED601A" w14:textId="77777777" w:rsidR="0030655A" w:rsidRPr="00444A65" w:rsidRDefault="0030655A" w:rsidP="00043CF5">
      <w:pPr>
        <w:rPr>
          <w:rFonts w:ascii="Arial" w:hAnsi="Arial" w:cs="Arial"/>
          <w:color w:val="000000" w:themeColor="text1"/>
        </w:rPr>
      </w:pPr>
    </w:p>
    <w:p w14:paraId="007BEC15" w14:textId="77777777" w:rsidR="00D8137D" w:rsidRDefault="00B61ED0" w:rsidP="00043CF5">
      <w:pPr>
        <w:rPr>
          <w:rFonts w:ascii="Arial" w:hAnsi="Arial" w:cs="Arial"/>
          <w:b/>
          <w:color w:val="000000" w:themeColor="text1"/>
        </w:rPr>
      </w:pPr>
      <w:r w:rsidRPr="00444A65">
        <w:rPr>
          <w:rFonts w:ascii="Arial" w:hAnsi="Arial" w:cs="Arial"/>
          <w:b/>
          <w:color w:val="000000" w:themeColor="text1"/>
        </w:rPr>
        <w:t>Contact information</w:t>
      </w:r>
    </w:p>
    <w:p w14:paraId="39C84232" w14:textId="438C6DE8" w:rsidR="00B61ED0" w:rsidRDefault="00B61ED0" w:rsidP="00043CF5">
      <w:pPr>
        <w:rPr>
          <w:rStyle w:val="Hyperlink"/>
          <w:rFonts w:ascii="Arial" w:hAnsi="Arial" w:cs="Arial"/>
        </w:rPr>
      </w:pPr>
      <w:r w:rsidRPr="00444A65">
        <w:rPr>
          <w:rFonts w:ascii="Arial" w:hAnsi="Arial" w:cs="Arial"/>
          <w:b/>
          <w:color w:val="000000" w:themeColor="text1"/>
        </w:rPr>
        <w:t>*</w:t>
      </w:r>
      <w:hyperlink r:id="rId8" w:history="1">
        <w:r w:rsidR="007770A5" w:rsidRPr="0097278C">
          <w:rPr>
            <w:rStyle w:val="Hyperlink"/>
            <w:rFonts w:ascii="Arial" w:hAnsi="Arial" w:cs="Arial"/>
          </w:rPr>
          <w:t>bruce.gelb@mssm.edu</w:t>
        </w:r>
      </w:hyperlink>
    </w:p>
    <w:p w14:paraId="7D613A6A" w14:textId="77777777" w:rsidR="0030655A" w:rsidRPr="00444A65" w:rsidRDefault="0030655A" w:rsidP="00043CF5">
      <w:pPr>
        <w:rPr>
          <w:rFonts w:ascii="Arial" w:hAnsi="Arial" w:cs="Arial"/>
          <w:b/>
          <w:color w:val="000000" w:themeColor="text1"/>
        </w:rPr>
      </w:pPr>
    </w:p>
    <w:p w14:paraId="10A7A10A" w14:textId="77777777" w:rsidR="007770A5" w:rsidRDefault="002D0976" w:rsidP="00043CF5">
      <w:pPr>
        <w:rPr>
          <w:rFonts w:ascii="Arial" w:hAnsi="Arial" w:cs="Arial"/>
          <w:b/>
        </w:rPr>
      </w:pPr>
      <w:r w:rsidRPr="00444A65">
        <w:rPr>
          <w:rFonts w:ascii="Arial" w:hAnsi="Arial" w:cs="Arial"/>
          <w:b/>
        </w:rPr>
        <w:t>Target journal</w:t>
      </w:r>
    </w:p>
    <w:p w14:paraId="0D9E2C78" w14:textId="481960E9" w:rsidR="002D0976" w:rsidRPr="00F72B42" w:rsidRDefault="002D0976" w:rsidP="00043CF5">
      <w:pPr>
        <w:rPr>
          <w:rFonts w:ascii="Arial" w:hAnsi="Arial" w:cs="Arial"/>
          <w:i/>
        </w:rPr>
      </w:pPr>
      <w:r w:rsidRPr="00F72B42">
        <w:rPr>
          <w:rFonts w:ascii="Arial" w:hAnsi="Arial" w:cs="Arial"/>
          <w:i/>
        </w:rPr>
        <w:t>Genome Research</w:t>
      </w:r>
    </w:p>
    <w:p w14:paraId="14E4AD52" w14:textId="00DCC869" w:rsidR="00183BAE" w:rsidRDefault="00183BAE" w:rsidP="00043CF5">
      <w:pPr>
        <w:rPr>
          <w:rFonts w:ascii="Arial" w:hAnsi="Arial" w:cs="Arial"/>
        </w:rPr>
      </w:pPr>
    </w:p>
    <w:p w14:paraId="31010869" w14:textId="59B0FAE5" w:rsidR="00043CF5" w:rsidRPr="00D24CE3" w:rsidRDefault="00043CF5" w:rsidP="00043CF5">
      <w:pPr>
        <w:rPr>
          <w:rFonts w:ascii="Arial" w:hAnsi="Arial" w:cs="Arial"/>
          <w:b/>
        </w:rPr>
      </w:pPr>
      <w:r w:rsidRPr="00D24CE3">
        <w:rPr>
          <w:rFonts w:ascii="Arial" w:hAnsi="Arial" w:cs="Arial"/>
          <w:b/>
        </w:rPr>
        <w:t>Abstract</w:t>
      </w:r>
    </w:p>
    <w:p w14:paraId="43FBB208" w14:textId="2EA73FA1" w:rsidR="00654EFC" w:rsidRDefault="00143893" w:rsidP="00043CF5">
      <w:pPr>
        <w:rPr>
          <w:ins w:id="0" w:author="Felix Richter" w:date="2019-01-30T19:17:00Z"/>
          <w:rFonts w:ascii="Arial" w:hAnsi="Arial" w:cs="Arial"/>
        </w:rPr>
      </w:pPr>
      <w:r w:rsidRPr="00BB1D5C">
        <w:rPr>
          <w:rFonts w:ascii="Arial" w:hAnsi="Arial" w:cs="Arial"/>
          <w:i/>
        </w:rPr>
        <w:t>De novo</w:t>
      </w:r>
      <w:r>
        <w:rPr>
          <w:rFonts w:ascii="Arial" w:hAnsi="Arial" w:cs="Arial"/>
        </w:rPr>
        <w:t xml:space="preserve"> </w:t>
      </w:r>
      <w:r w:rsidR="003A0838">
        <w:rPr>
          <w:rFonts w:ascii="Arial" w:hAnsi="Arial" w:cs="Arial"/>
        </w:rPr>
        <w:t>insertion/deletion (indel)</w:t>
      </w:r>
      <w:r w:rsidR="00BB1D5C">
        <w:rPr>
          <w:rFonts w:ascii="Arial" w:hAnsi="Arial" w:cs="Arial"/>
        </w:rPr>
        <w:t xml:space="preserve"> genesis mechanisms</w:t>
      </w:r>
      <w:r w:rsidR="00C21187">
        <w:rPr>
          <w:rFonts w:ascii="Arial" w:hAnsi="Arial" w:cs="Arial"/>
        </w:rPr>
        <w:t>, such as polymerase slippage,</w:t>
      </w:r>
      <w:r>
        <w:rPr>
          <w:rFonts w:ascii="Arial" w:hAnsi="Arial" w:cs="Arial"/>
        </w:rPr>
        <w:t xml:space="preserve"> </w:t>
      </w:r>
      <w:r w:rsidR="00BB1D5C">
        <w:rPr>
          <w:rFonts w:ascii="Arial" w:hAnsi="Arial" w:cs="Arial"/>
        </w:rPr>
        <w:t xml:space="preserve">have been hypothesized but </w:t>
      </w:r>
      <w:r>
        <w:rPr>
          <w:rFonts w:ascii="Arial" w:hAnsi="Arial" w:cs="Arial"/>
        </w:rPr>
        <w:t xml:space="preserve">not </w:t>
      </w:r>
      <w:r w:rsidR="002E448F">
        <w:rPr>
          <w:rFonts w:ascii="Arial" w:hAnsi="Arial" w:cs="Arial"/>
        </w:rPr>
        <w:t>well-</w:t>
      </w:r>
      <w:r>
        <w:rPr>
          <w:rFonts w:ascii="Arial" w:hAnsi="Arial" w:cs="Arial"/>
        </w:rPr>
        <w:t>characterized</w:t>
      </w:r>
      <w:r w:rsidR="00BD7CF1">
        <w:rPr>
          <w:rFonts w:ascii="Arial" w:hAnsi="Arial" w:cs="Arial"/>
        </w:rPr>
        <w:t xml:space="preserve"> in human</w:t>
      </w:r>
      <w:r w:rsidR="00EF1A35">
        <w:rPr>
          <w:rFonts w:ascii="Arial" w:hAnsi="Arial" w:cs="Arial"/>
        </w:rPr>
        <w:t xml:space="preserve"> parent-child trios</w:t>
      </w:r>
      <w:r>
        <w:rPr>
          <w:rFonts w:ascii="Arial" w:hAnsi="Arial" w:cs="Arial"/>
        </w:rPr>
        <w:t xml:space="preserve">. </w:t>
      </w:r>
      <w:ins w:id="1" w:author="Felix Richter" w:date="2019-01-30T19:18:00Z">
        <w:r w:rsidR="00654EFC">
          <w:rPr>
            <w:rFonts w:ascii="Arial" w:hAnsi="Arial" w:cs="Arial"/>
          </w:rPr>
          <w:t xml:space="preserve">We found a weak association between </w:t>
        </w:r>
      </w:ins>
      <w:ins w:id="2" w:author="Felix Richter" w:date="2019-01-30T19:22:00Z">
        <w:r w:rsidR="00654EFC">
          <w:rPr>
            <w:rFonts w:ascii="Arial" w:hAnsi="Arial" w:cs="Arial"/>
          </w:rPr>
          <w:t xml:space="preserve">indel burden and parent age.  </w:t>
        </w:r>
      </w:ins>
    </w:p>
    <w:p w14:paraId="7596154E" w14:textId="2CDD61BF" w:rsidR="00043CF5" w:rsidRDefault="007874E0" w:rsidP="00043CF5">
      <w:pPr>
        <w:rPr>
          <w:rFonts w:ascii="Arial" w:hAnsi="Arial" w:cs="Arial"/>
        </w:rPr>
      </w:pPr>
      <w:ins w:id="3" w:author="Felix Richter" w:date="2019-01-30T19:03:00Z">
        <w:r>
          <w:rPr>
            <w:rFonts w:ascii="Arial" w:hAnsi="Arial" w:cs="Arial"/>
          </w:rPr>
          <w:t>We</w:t>
        </w:r>
      </w:ins>
      <w:ins w:id="4" w:author="Felix Richter" w:date="2019-01-30T19:09:00Z">
        <w:r>
          <w:rPr>
            <w:rFonts w:ascii="Arial" w:hAnsi="Arial" w:cs="Arial"/>
          </w:rPr>
          <w:t xml:space="preserve"> </w:t>
        </w:r>
      </w:ins>
      <w:ins w:id="5" w:author="Felix Richter" w:date="2019-01-30T19:10:00Z">
        <w:r>
          <w:rPr>
            <w:rFonts w:ascii="Arial" w:hAnsi="Arial" w:cs="Arial"/>
          </w:rPr>
          <w:t>a</w:t>
        </w:r>
      </w:ins>
      <w:ins w:id="6" w:author="Felix Richter" w:date="2019-01-30T19:11:00Z">
        <w:r>
          <w:rPr>
            <w:rFonts w:ascii="Arial" w:hAnsi="Arial" w:cs="Arial"/>
          </w:rPr>
          <w:t xml:space="preserve">ssigned indel variants to parents using phasing afforded by </w:t>
        </w:r>
      </w:ins>
      <w:ins w:id="7" w:author="Felix Richter" w:date="2019-01-30T19:03:00Z">
        <w:r>
          <w:rPr>
            <w:rFonts w:ascii="Arial" w:hAnsi="Arial" w:cs="Arial"/>
          </w:rPr>
          <w:t>low coverage long-read WGS</w:t>
        </w:r>
      </w:ins>
      <w:ins w:id="8" w:author="Felix Richter" w:date="2019-01-30T19:08:00Z">
        <w:r>
          <w:rPr>
            <w:rFonts w:ascii="Arial" w:hAnsi="Arial" w:cs="Arial"/>
          </w:rPr>
          <w:t xml:space="preserve">, </w:t>
        </w:r>
      </w:ins>
      <w:ins w:id="9" w:author="Felix Richter" w:date="2019-01-30T19:11:00Z">
        <w:r>
          <w:rPr>
            <w:rFonts w:ascii="Arial" w:hAnsi="Arial" w:cs="Arial"/>
          </w:rPr>
          <w:t xml:space="preserve">and classified the indel type </w:t>
        </w:r>
      </w:ins>
      <w:ins w:id="10" w:author="Felix Richter" w:date="2019-01-30T19:12:00Z">
        <w:r>
          <w:rPr>
            <w:rFonts w:ascii="Arial" w:hAnsi="Arial" w:cs="Arial"/>
          </w:rPr>
          <w:t>according to sequence context</w:t>
        </w:r>
      </w:ins>
      <w:ins w:id="11" w:author="Felix Richter" w:date="2019-01-30T19:07:00Z">
        <w:r>
          <w:rPr>
            <w:rFonts w:ascii="Arial" w:hAnsi="Arial" w:cs="Arial"/>
          </w:rPr>
          <w:t xml:space="preserve">.  </w:t>
        </w:r>
      </w:ins>
      <w:ins w:id="12" w:author="Felix Richter" w:date="2019-01-30T19:12:00Z">
        <w:r>
          <w:rPr>
            <w:rFonts w:ascii="Arial" w:hAnsi="Arial" w:cs="Arial"/>
          </w:rPr>
          <w:t xml:space="preserve">One indel type, CCC, </w:t>
        </w:r>
      </w:ins>
      <w:ins w:id="13" w:author="Felix Richter" w:date="2019-01-30T19:16:00Z">
        <w:r w:rsidR="00654EFC">
          <w:rPr>
            <w:rFonts w:ascii="Arial" w:hAnsi="Arial" w:cs="Arial"/>
          </w:rPr>
          <w:t xml:space="preserve">had </w:t>
        </w:r>
      </w:ins>
      <w:ins w:id="14" w:author="Felix Richter" w:date="2019-01-30T19:12:00Z">
        <w:r>
          <w:rPr>
            <w:rFonts w:ascii="Arial" w:hAnsi="Arial" w:cs="Arial"/>
          </w:rPr>
          <w:t xml:space="preserve">some association </w:t>
        </w:r>
      </w:ins>
      <w:ins w:id="15" w:author="Felix Richter" w:date="2019-01-30T19:16:00Z">
        <w:r w:rsidR="00654EFC">
          <w:rPr>
            <w:rFonts w:ascii="Arial" w:hAnsi="Arial" w:cs="Arial"/>
          </w:rPr>
          <w:t xml:space="preserve">with father </w:t>
        </w:r>
      </w:ins>
      <w:ins w:id="16" w:author="Felix Richter" w:date="2019-01-30T19:12:00Z">
        <w:r>
          <w:rPr>
            <w:rFonts w:ascii="Arial" w:hAnsi="Arial" w:cs="Arial"/>
          </w:rPr>
          <w:t>age</w:t>
        </w:r>
      </w:ins>
      <w:ins w:id="17" w:author="Felix Richter" w:date="2019-01-30T19:16:00Z">
        <w:r w:rsidR="00654EFC">
          <w:rPr>
            <w:rFonts w:ascii="Arial" w:hAnsi="Arial" w:cs="Arial"/>
          </w:rPr>
          <w:t xml:space="preserve"> but </w:t>
        </w:r>
      </w:ins>
      <w:ins w:id="18" w:author="Felix Richter" w:date="2019-01-30T19:12:00Z">
        <w:r>
          <w:rPr>
            <w:rFonts w:ascii="Arial" w:hAnsi="Arial" w:cs="Arial"/>
          </w:rPr>
          <w:t xml:space="preserve">.  </w:t>
        </w:r>
      </w:ins>
      <w:r w:rsidR="00DC0C78">
        <w:rPr>
          <w:rFonts w:ascii="Arial" w:hAnsi="Arial" w:cs="Arial"/>
        </w:rPr>
        <w:t xml:space="preserve">We </w:t>
      </w:r>
      <w:r w:rsidR="00C73911">
        <w:rPr>
          <w:rFonts w:ascii="Arial" w:hAnsi="Arial" w:cs="Arial"/>
        </w:rPr>
        <w:t>demonstrate</w:t>
      </w:r>
      <w:r w:rsidR="00057E7B">
        <w:rPr>
          <w:rFonts w:ascii="Arial" w:hAnsi="Arial" w:cs="Arial"/>
        </w:rPr>
        <w:t>d</w:t>
      </w:r>
      <w:r w:rsidR="00C73911">
        <w:rPr>
          <w:rFonts w:ascii="Arial" w:hAnsi="Arial" w:cs="Arial"/>
        </w:rPr>
        <w:t xml:space="preserve"> the utility of </w:t>
      </w:r>
      <w:r w:rsidR="00ED6B33">
        <w:rPr>
          <w:rFonts w:ascii="Arial" w:hAnsi="Arial" w:cs="Arial"/>
        </w:rPr>
        <w:t>assigning</w:t>
      </w:r>
      <w:r w:rsidR="00C73911">
        <w:rPr>
          <w:rFonts w:ascii="Arial" w:hAnsi="Arial" w:cs="Arial"/>
        </w:rPr>
        <w:t xml:space="preserve"> </w:t>
      </w:r>
      <w:r w:rsidR="002154EB" w:rsidRPr="002154EB">
        <w:rPr>
          <w:rFonts w:ascii="Arial" w:hAnsi="Arial" w:cs="Arial"/>
          <w:i/>
        </w:rPr>
        <w:t>de novo</w:t>
      </w:r>
      <w:r w:rsidR="002154EB">
        <w:rPr>
          <w:rFonts w:ascii="Arial" w:hAnsi="Arial" w:cs="Arial"/>
        </w:rPr>
        <w:t xml:space="preserve"> variants </w:t>
      </w:r>
      <w:r w:rsidR="00ED6B33">
        <w:rPr>
          <w:rFonts w:ascii="Arial" w:hAnsi="Arial" w:cs="Arial"/>
        </w:rPr>
        <w:t>to parents-of-origin (</w:t>
      </w:r>
      <w:r w:rsidR="00ED6B33" w:rsidRPr="00B36D1F">
        <w:rPr>
          <w:rFonts w:ascii="Arial" w:hAnsi="Arial" w:cs="Arial"/>
          <w:i/>
        </w:rPr>
        <w:t>i.e.</w:t>
      </w:r>
      <w:r w:rsidR="00ED6B33">
        <w:rPr>
          <w:rFonts w:ascii="Arial" w:hAnsi="Arial" w:cs="Arial"/>
        </w:rPr>
        <w:t xml:space="preserve">, phasing) </w:t>
      </w:r>
      <w:r w:rsidR="00077A6A">
        <w:rPr>
          <w:rFonts w:ascii="Arial" w:hAnsi="Arial" w:cs="Arial"/>
        </w:rPr>
        <w:t xml:space="preserve">with </w:t>
      </w:r>
      <w:r w:rsidR="00DC0C78">
        <w:rPr>
          <w:rFonts w:ascii="Arial" w:hAnsi="Arial" w:cs="Arial"/>
        </w:rPr>
        <w:t>l</w:t>
      </w:r>
      <w:r w:rsidR="00D91247">
        <w:rPr>
          <w:rFonts w:ascii="Arial" w:hAnsi="Arial" w:cs="Arial"/>
        </w:rPr>
        <w:t xml:space="preserve">ow coverage long-read </w:t>
      </w:r>
      <w:r w:rsidR="009C65C2">
        <w:rPr>
          <w:rFonts w:ascii="Arial" w:hAnsi="Arial" w:cs="Arial"/>
        </w:rPr>
        <w:t xml:space="preserve">whole genome </w:t>
      </w:r>
      <w:r w:rsidR="00D91247">
        <w:rPr>
          <w:rFonts w:ascii="Arial" w:hAnsi="Arial" w:cs="Arial"/>
        </w:rPr>
        <w:t>sequencing</w:t>
      </w:r>
      <w:del w:id="19" w:author="Felix Richter" w:date="2019-01-30T19:12:00Z">
        <w:r w:rsidR="00D91247" w:rsidDel="007874E0">
          <w:rPr>
            <w:rFonts w:ascii="Arial" w:hAnsi="Arial" w:cs="Arial"/>
          </w:rPr>
          <w:delText xml:space="preserve">, </w:delText>
        </w:r>
        <w:r w:rsidR="00E6737C" w:rsidDel="007874E0">
          <w:rPr>
            <w:rFonts w:ascii="Arial" w:hAnsi="Arial" w:cs="Arial"/>
          </w:rPr>
          <w:delText xml:space="preserve">wrote an </w:delText>
        </w:r>
        <w:r w:rsidR="00D91247" w:rsidDel="007874E0">
          <w:rPr>
            <w:rFonts w:ascii="Arial" w:hAnsi="Arial" w:cs="Arial"/>
          </w:rPr>
          <w:delText>application programming interface to classify indels</w:delText>
        </w:r>
        <w:r w:rsidR="00095572" w:rsidDel="007874E0">
          <w:rPr>
            <w:rFonts w:ascii="Arial" w:hAnsi="Arial" w:cs="Arial"/>
          </w:rPr>
          <w:delText xml:space="preserve"> by sequence context</w:delText>
        </w:r>
        <w:r w:rsidR="00D91247" w:rsidDel="007874E0">
          <w:rPr>
            <w:rFonts w:ascii="Arial" w:hAnsi="Arial" w:cs="Arial"/>
          </w:rPr>
          <w:delText xml:space="preserve">, </w:delText>
        </w:r>
      </w:del>
      <w:ins w:id="20" w:author="Felix Richter" w:date="2019-01-30T19:12:00Z">
        <w:r>
          <w:rPr>
            <w:rFonts w:ascii="Arial" w:hAnsi="Arial" w:cs="Arial"/>
          </w:rPr>
          <w:t xml:space="preserve"> and </w:t>
        </w:r>
      </w:ins>
      <w:ins w:id="21" w:author="Felix Richter" w:date="2019-01-30T19:13:00Z">
        <w:r w:rsidR="00654EFC">
          <w:rPr>
            <w:rFonts w:ascii="Arial" w:hAnsi="Arial" w:cs="Arial"/>
          </w:rPr>
          <w:t xml:space="preserve">classified indels based on sequence context.  </w:t>
        </w:r>
      </w:ins>
      <w:ins w:id="22" w:author="Felix Richter" w:date="2019-01-30T19:14:00Z">
        <w:r w:rsidR="00654EFC">
          <w:rPr>
            <w:rFonts w:ascii="Arial" w:hAnsi="Arial" w:cs="Arial"/>
          </w:rPr>
          <w:t>One indel class was associated with m</w:t>
        </w:r>
        <w:bookmarkStart w:id="23" w:name="_GoBack"/>
        <w:bookmarkEnd w:id="23"/>
        <w:r w:rsidR="00654EFC">
          <w:rPr>
            <w:rFonts w:ascii="Arial" w:hAnsi="Arial" w:cs="Arial"/>
          </w:rPr>
          <w:t xml:space="preserve">ales only.  </w:t>
        </w:r>
      </w:ins>
      <w:r w:rsidR="00D91247">
        <w:rPr>
          <w:rFonts w:ascii="Arial" w:hAnsi="Arial" w:cs="Arial"/>
        </w:rPr>
        <w:t xml:space="preserve">and </w:t>
      </w:r>
      <w:r w:rsidR="00E6737C">
        <w:rPr>
          <w:rFonts w:ascii="Arial" w:hAnsi="Arial" w:cs="Arial"/>
        </w:rPr>
        <w:t>found</w:t>
      </w:r>
      <w:r w:rsidR="00D91247">
        <w:rPr>
          <w:rFonts w:ascii="Arial" w:hAnsi="Arial" w:cs="Arial"/>
        </w:rPr>
        <w:t xml:space="preserve"> that change in copy count (CCC) </w:t>
      </w:r>
      <w:r w:rsidR="00D91247" w:rsidRPr="00095D6A">
        <w:rPr>
          <w:rFonts w:ascii="Arial" w:hAnsi="Arial" w:cs="Arial"/>
          <w:i/>
        </w:rPr>
        <w:t>de novo</w:t>
      </w:r>
      <w:r w:rsidR="00D91247">
        <w:rPr>
          <w:rFonts w:ascii="Arial" w:hAnsi="Arial" w:cs="Arial"/>
        </w:rPr>
        <w:t xml:space="preserve"> indels </w:t>
      </w:r>
      <w:r w:rsidR="00B12D86">
        <w:rPr>
          <w:rFonts w:ascii="Arial" w:hAnsi="Arial" w:cs="Arial"/>
        </w:rPr>
        <w:t>were</w:t>
      </w:r>
      <w:r w:rsidR="00D91247">
        <w:rPr>
          <w:rFonts w:ascii="Arial" w:hAnsi="Arial" w:cs="Arial"/>
        </w:rPr>
        <w:t xml:space="preserve"> significantly correlated with </w:t>
      </w:r>
      <w:r w:rsidR="000D27FE">
        <w:rPr>
          <w:rFonts w:ascii="Arial" w:hAnsi="Arial" w:cs="Arial"/>
        </w:rPr>
        <w:t>father’s</w:t>
      </w:r>
      <w:r w:rsidR="00D91247">
        <w:rPr>
          <w:rFonts w:ascii="Arial" w:hAnsi="Arial" w:cs="Arial"/>
        </w:rPr>
        <w:t xml:space="preserve"> age</w:t>
      </w:r>
      <w:r w:rsidR="00570C77">
        <w:rPr>
          <w:rFonts w:ascii="Arial" w:hAnsi="Arial" w:cs="Arial"/>
        </w:rPr>
        <w:t xml:space="preserve"> at concept</w:t>
      </w:r>
      <w:r w:rsidR="001C105D">
        <w:rPr>
          <w:rFonts w:ascii="Arial" w:hAnsi="Arial" w:cs="Arial"/>
        </w:rPr>
        <w:t>ion</w:t>
      </w:r>
      <w:r w:rsidR="0049601E">
        <w:rPr>
          <w:rFonts w:ascii="Arial" w:hAnsi="Arial" w:cs="Arial"/>
        </w:rPr>
        <w:t xml:space="preserve"> (</w:t>
      </w:r>
      <w:r w:rsidR="0049601E" w:rsidRPr="003E40DC">
        <w:rPr>
          <w:rFonts w:ascii="Arial" w:hAnsi="Arial" w:cs="Arial"/>
          <w:i/>
        </w:rPr>
        <w:t>P</w:t>
      </w:r>
      <w:r w:rsidR="0049601E">
        <w:rPr>
          <w:rFonts w:ascii="Arial" w:hAnsi="Arial" w:cs="Arial"/>
        </w:rPr>
        <w:t>=9.1x10</w:t>
      </w:r>
      <w:r w:rsidR="0049601E" w:rsidRPr="0049601E">
        <w:rPr>
          <w:rFonts w:ascii="Arial" w:hAnsi="Arial" w:cs="Arial"/>
          <w:vertAlign w:val="superscript"/>
        </w:rPr>
        <w:t>-5</w:t>
      </w:r>
      <w:r w:rsidR="0049601E">
        <w:rPr>
          <w:rFonts w:ascii="Arial" w:hAnsi="Arial" w:cs="Arial"/>
        </w:rPr>
        <w:t>)</w:t>
      </w:r>
      <w:r w:rsidR="00B36732">
        <w:rPr>
          <w:rFonts w:ascii="Arial" w:hAnsi="Arial" w:cs="Arial"/>
        </w:rPr>
        <w:t>. H</w:t>
      </w:r>
      <w:r w:rsidR="00D91247">
        <w:rPr>
          <w:rFonts w:ascii="Arial" w:hAnsi="Arial" w:cs="Arial"/>
        </w:rPr>
        <w:t>owever</w:t>
      </w:r>
      <w:r w:rsidR="00CB1CD5">
        <w:rPr>
          <w:rFonts w:ascii="Arial" w:hAnsi="Arial" w:cs="Arial"/>
        </w:rPr>
        <w:t>,</w:t>
      </w:r>
      <w:r w:rsidR="00D91247">
        <w:rPr>
          <w:rFonts w:ascii="Arial" w:hAnsi="Arial" w:cs="Arial"/>
        </w:rPr>
        <w:t xml:space="preserve"> paternal age explain</w:t>
      </w:r>
      <w:r w:rsidR="00474763">
        <w:rPr>
          <w:rFonts w:ascii="Arial" w:hAnsi="Arial" w:cs="Arial"/>
        </w:rPr>
        <w:t>ed</w:t>
      </w:r>
      <w:r w:rsidR="00D91247">
        <w:rPr>
          <w:rFonts w:ascii="Arial" w:hAnsi="Arial" w:cs="Arial"/>
        </w:rPr>
        <w:t xml:space="preserve"> &lt;10% of variance in </w:t>
      </w:r>
      <w:r w:rsidR="00D91247" w:rsidRPr="00867BBE">
        <w:rPr>
          <w:rFonts w:ascii="Arial" w:hAnsi="Arial" w:cs="Arial"/>
          <w:i/>
        </w:rPr>
        <w:t>de novo</w:t>
      </w:r>
      <w:r w:rsidR="00D91247">
        <w:rPr>
          <w:rFonts w:ascii="Arial" w:hAnsi="Arial" w:cs="Arial"/>
        </w:rPr>
        <w:t xml:space="preserve"> CCCs</w:t>
      </w:r>
      <w:r w:rsidR="00D811D2">
        <w:rPr>
          <w:rFonts w:ascii="Arial" w:hAnsi="Arial" w:cs="Arial"/>
        </w:rPr>
        <w:t xml:space="preserve">, </w:t>
      </w:r>
      <w:r w:rsidR="004F4780">
        <w:rPr>
          <w:rFonts w:ascii="Arial" w:hAnsi="Arial" w:cs="Arial"/>
        </w:rPr>
        <w:t>suggesting</w:t>
      </w:r>
      <w:r w:rsidR="00D811D2">
        <w:rPr>
          <w:rFonts w:ascii="Arial" w:hAnsi="Arial" w:cs="Arial"/>
        </w:rPr>
        <w:t xml:space="preserve"> </w:t>
      </w:r>
      <w:r w:rsidR="001A605B">
        <w:rPr>
          <w:rFonts w:ascii="Arial" w:hAnsi="Arial" w:cs="Arial"/>
        </w:rPr>
        <w:t xml:space="preserve">that </w:t>
      </w:r>
      <w:r w:rsidR="00D811D2">
        <w:rPr>
          <w:rFonts w:ascii="Arial" w:hAnsi="Arial" w:cs="Arial"/>
        </w:rPr>
        <w:t xml:space="preserve">mechanisms outside of </w:t>
      </w:r>
      <w:r w:rsidR="00C21224">
        <w:rPr>
          <w:rFonts w:ascii="Arial" w:hAnsi="Arial" w:cs="Arial"/>
        </w:rPr>
        <w:t>spermatogenesis</w:t>
      </w:r>
      <w:r w:rsidR="00287F56">
        <w:rPr>
          <w:rFonts w:ascii="Arial" w:hAnsi="Arial" w:cs="Arial"/>
        </w:rPr>
        <w:t>-associated</w:t>
      </w:r>
      <w:r w:rsidR="00C21224">
        <w:rPr>
          <w:rFonts w:ascii="Arial" w:hAnsi="Arial" w:cs="Arial"/>
        </w:rPr>
        <w:t xml:space="preserve"> </w:t>
      </w:r>
      <w:r w:rsidR="00D811D2">
        <w:rPr>
          <w:rFonts w:ascii="Arial" w:hAnsi="Arial" w:cs="Arial"/>
        </w:rPr>
        <w:t xml:space="preserve">DNA replication have a </w:t>
      </w:r>
      <w:r w:rsidR="00D76826">
        <w:rPr>
          <w:rFonts w:ascii="Arial" w:hAnsi="Arial" w:cs="Arial"/>
        </w:rPr>
        <w:t xml:space="preserve">significant </w:t>
      </w:r>
      <w:r w:rsidR="00D811D2">
        <w:rPr>
          <w:rFonts w:ascii="Arial" w:hAnsi="Arial" w:cs="Arial"/>
        </w:rPr>
        <w:t xml:space="preserve">role </w:t>
      </w:r>
      <w:r w:rsidR="00ED6C55">
        <w:rPr>
          <w:rFonts w:ascii="Arial" w:hAnsi="Arial" w:cs="Arial"/>
        </w:rPr>
        <w:t>in forming</w:t>
      </w:r>
      <w:r w:rsidR="00D811D2">
        <w:rPr>
          <w:rFonts w:ascii="Arial" w:hAnsi="Arial" w:cs="Arial"/>
        </w:rPr>
        <w:t xml:space="preserve"> indel</w:t>
      </w:r>
      <w:r w:rsidR="00B25C91">
        <w:rPr>
          <w:rFonts w:ascii="Arial" w:hAnsi="Arial" w:cs="Arial"/>
        </w:rPr>
        <w:t>s</w:t>
      </w:r>
      <w:r w:rsidR="00D91247">
        <w:rPr>
          <w:rFonts w:ascii="Arial" w:hAnsi="Arial" w:cs="Arial"/>
        </w:rPr>
        <w:t xml:space="preserve">. These results have implications for indel modeling in </w:t>
      </w:r>
      <w:r w:rsidR="00AD4317">
        <w:rPr>
          <w:rFonts w:ascii="Arial" w:hAnsi="Arial" w:cs="Arial"/>
        </w:rPr>
        <w:t xml:space="preserve">genome </w:t>
      </w:r>
      <w:r w:rsidR="00D91247">
        <w:rPr>
          <w:rFonts w:ascii="Arial" w:hAnsi="Arial" w:cs="Arial"/>
        </w:rPr>
        <w:t>evolution</w:t>
      </w:r>
      <w:r w:rsidR="00AB359F">
        <w:rPr>
          <w:rFonts w:ascii="Arial" w:hAnsi="Arial" w:cs="Arial"/>
        </w:rPr>
        <w:t xml:space="preserve"> and disease</w:t>
      </w:r>
      <w:r w:rsidR="00755E68">
        <w:rPr>
          <w:rFonts w:ascii="Arial" w:hAnsi="Arial" w:cs="Arial"/>
        </w:rPr>
        <w:t>.</w:t>
      </w:r>
    </w:p>
    <w:p w14:paraId="6CA5E983" w14:textId="77777777" w:rsidR="00043CF5" w:rsidRPr="00444A65" w:rsidRDefault="00043CF5" w:rsidP="00043CF5">
      <w:pPr>
        <w:rPr>
          <w:rFonts w:ascii="Arial" w:hAnsi="Arial" w:cs="Arial"/>
        </w:rPr>
      </w:pPr>
    </w:p>
    <w:p w14:paraId="23D9D5E4" w14:textId="77777777" w:rsidR="00183BAE" w:rsidRPr="00444A65" w:rsidRDefault="00183BAE" w:rsidP="00043CF5">
      <w:pPr>
        <w:rPr>
          <w:rFonts w:ascii="Arial" w:hAnsi="Arial" w:cs="Arial"/>
          <w:b/>
        </w:rPr>
      </w:pPr>
      <w:r w:rsidRPr="00444A65">
        <w:rPr>
          <w:rFonts w:ascii="Arial" w:hAnsi="Arial" w:cs="Arial"/>
          <w:b/>
        </w:rPr>
        <w:t>Introduction</w:t>
      </w:r>
    </w:p>
    <w:p w14:paraId="76EF6105" w14:textId="75E6FBAB" w:rsidR="00183BAE" w:rsidRPr="00444A65" w:rsidRDefault="00183BAE" w:rsidP="00043CF5">
      <w:pPr>
        <w:ind w:firstLine="720"/>
        <w:rPr>
          <w:rFonts w:ascii="Arial" w:hAnsi="Arial" w:cs="Arial"/>
        </w:rPr>
      </w:pPr>
      <w:r w:rsidRPr="00444A65">
        <w:rPr>
          <w:rFonts w:ascii="Arial" w:hAnsi="Arial" w:cs="Arial"/>
        </w:rPr>
        <w:t xml:space="preserve">Genomes evolve through mutation and selection. Mutations include single nucleotide variants (SNVs), short insertions and deletions (indels, ≤ 50-bp changes), and larger structural variations. Models of local indel mutation rates </w:t>
      </w:r>
      <w:r w:rsidR="00E7677C">
        <w:rPr>
          <w:rFonts w:ascii="Arial" w:hAnsi="Arial" w:cs="Arial"/>
        </w:rPr>
        <w:t>c</w:t>
      </w:r>
      <w:r w:rsidRPr="00444A65">
        <w:rPr>
          <w:rFonts w:ascii="Arial" w:hAnsi="Arial" w:cs="Arial"/>
        </w:rPr>
        <w:t>ould serve as a powerful control for disease association studies as well as an invaluable tool for understanding evolution, especially in repetitive regions.</w:t>
      </w:r>
      <w:r w:rsidRPr="00444A65">
        <w:rPr>
          <w:rFonts w:ascii="Arial" w:hAnsi="Arial" w:cs="Arial"/>
        </w:rPr>
        <w:fldChar w:fldCharType="begin" w:fldLock="1"/>
      </w:r>
      <w:r w:rsidRPr="00444A65">
        <w:rPr>
          <w:rFonts w:ascii="Arial" w:hAnsi="Arial" w:cs="Arial"/>
        </w:rPr>
        <w:instrText>ADDIN CSL_CITATION {"citationItems":[{"id":"ITEM-1","itemData":{"DOI":"10.1016/j.tig.2013.04.005","ISSN":"01689525","PMID":"23684843","abstract":"All genetic variation arises via new mutations; therefore, determining the rate and biases for different classes of mutation is essential for understanding the genetics of human disease and evolution. Decades of mutation rate analyses have focused on a relatively small number of loci because of technical limitations. However, advances in sequencing technology have allowed for empirical assessments of genome-wide rates of mutation. Recent studies have shown that 76% of new mutations originate in the paternal lineage and provide unequivocal evidence for an increase in mutation with paternal age. Although most analyses have focused on single nucleotide variants (SNVs), studies have begun to provide insight into the mutation rate for other classes of variation, including copy number variants (CNVs), microsatellites, and mobile element insertions (MEIs). Here, we review the genome-wide analyses for the mutation rate of several types of variants and suggest areas for future research.","author":[{"dropping-particle":"","family":"Campbell","given":"Catarina D.","non-dropping-particle":"","parse-names":false,"suffix":""},{"dropping-particle":"","family":"Eichler","given":"Evan E.","non-dropping-particle":"","parse-names":false,"suffix":""}],"container-title":"Trends in Genetics","id":"ITEM-1","issue":"10","issued":{"date-parts":[["2013","10"]]},"page":"575-584","title":"Properties and rates of germline mutations in humans","type":"article-journal","volume":"29"},"uris":["http://www.mendeley.com/documents/?uuid=f1c06ee7-3034-38a9-a1e3-426e2c46df4d"]}],"mendeley":{"formattedCitation":"&lt;sup&gt;1&lt;/sup&gt;","plainTextFormattedCitation":"1","previouslyFormattedCitation":"&lt;sup&gt;1&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1</w:t>
      </w:r>
      <w:r w:rsidRPr="00444A65">
        <w:rPr>
          <w:rFonts w:ascii="Arial" w:hAnsi="Arial" w:cs="Arial"/>
        </w:rPr>
        <w:fldChar w:fldCharType="end"/>
      </w:r>
    </w:p>
    <w:p w14:paraId="12D4BE8C" w14:textId="3D8A06BA" w:rsidR="00691664" w:rsidRPr="00444A65" w:rsidRDefault="00183BAE" w:rsidP="00DD0FBC">
      <w:pPr>
        <w:ind w:firstLine="720"/>
        <w:rPr>
          <w:rFonts w:ascii="Arial" w:hAnsi="Arial" w:cs="Arial"/>
        </w:rPr>
      </w:pPr>
      <w:r w:rsidRPr="00444A65">
        <w:rPr>
          <w:rFonts w:ascii="Arial" w:hAnsi="Arial" w:cs="Arial"/>
        </w:rPr>
        <w:t xml:space="preserve">Modeling </w:t>
      </w:r>
      <w:r w:rsidRPr="00444A65">
        <w:rPr>
          <w:rFonts w:ascii="Arial" w:hAnsi="Arial" w:cs="Arial"/>
          <w:i/>
        </w:rPr>
        <w:t>de novo</w:t>
      </w:r>
      <w:r w:rsidRPr="00444A65">
        <w:rPr>
          <w:rFonts w:ascii="Arial" w:hAnsi="Arial" w:cs="Arial"/>
        </w:rPr>
        <w:t xml:space="preserve"> indels requires understanding the mutational mechanisms that birth them (</w:t>
      </w:r>
      <w:r w:rsidRPr="000A7F81">
        <w:rPr>
          <w:rFonts w:ascii="Arial" w:hAnsi="Arial" w:cs="Arial"/>
          <w:b/>
        </w:rPr>
        <w:t>Table 1</w:t>
      </w:r>
      <w:r w:rsidRPr="00444A65">
        <w:rPr>
          <w:rFonts w:ascii="Arial" w:hAnsi="Arial" w:cs="Arial"/>
        </w:rPr>
        <w:t>).</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w:t>
      </w:r>
      <w:r w:rsidR="00D55F22">
        <w:rPr>
          <w:rFonts w:ascii="Arial" w:hAnsi="Arial" w:cs="Arial"/>
        </w:rPr>
        <w:t>Indel m</w:t>
      </w:r>
      <w:r w:rsidRPr="00444A65">
        <w:rPr>
          <w:rFonts w:ascii="Arial" w:hAnsi="Arial" w:cs="Arial"/>
        </w:rPr>
        <w:t xml:space="preserve">echanisms can be investigated </w:t>
      </w:r>
      <w:r w:rsidR="009005FB">
        <w:rPr>
          <w:rFonts w:ascii="Arial" w:hAnsi="Arial" w:cs="Arial"/>
        </w:rPr>
        <w:t xml:space="preserve">experimentally </w:t>
      </w:r>
      <w:r w:rsidR="003A2F40">
        <w:rPr>
          <w:rFonts w:ascii="Arial" w:hAnsi="Arial" w:cs="Arial"/>
        </w:rPr>
        <w:t>(</w:t>
      </w:r>
      <w:r w:rsidR="003A2F40" w:rsidRPr="000D2048">
        <w:rPr>
          <w:rFonts w:ascii="Arial" w:hAnsi="Arial" w:cs="Arial"/>
          <w:i/>
        </w:rPr>
        <w:t>e.g.</w:t>
      </w:r>
      <w:r w:rsidR="003A2F40">
        <w:rPr>
          <w:rFonts w:ascii="Arial" w:hAnsi="Arial" w:cs="Arial"/>
        </w:rPr>
        <w:t xml:space="preserve">, with </w:t>
      </w:r>
      <w:r w:rsidR="000D2048">
        <w:rPr>
          <w:rFonts w:ascii="Arial" w:hAnsi="Arial" w:cs="Arial"/>
        </w:rPr>
        <w:t>biochemical assays or structural biology</w:t>
      </w:r>
      <w:r w:rsidR="003A2F40">
        <w:rPr>
          <w:rFonts w:ascii="Arial" w:hAnsi="Arial" w:cs="Arial"/>
        </w:rPr>
        <w:t>)</w:t>
      </w:r>
      <w:r w:rsidR="00D47E24">
        <w:rPr>
          <w:rFonts w:ascii="Arial" w:hAnsi="Arial" w:cs="Arial"/>
        </w:rPr>
        <w:fldChar w:fldCharType="begin" w:fldLock="1"/>
      </w:r>
      <w:r w:rsidR="00145638">
        <w:rPr>
          <w:rFonts w:ascii="Arial" w:hAnsi="Arial" w:cs="Arial"/>
        </w:rPr>
        <w:instrText>ADDIN CSL_CITATION {"citationItems":[{"id":"ITEM-1","itemData":{"DOI":"10.1016/j.tibs.2006.02.004","ISSN":"09680004","PMID":"16545956","abstract":"Insertions and deletions of bases in DNA (collectively termed \"indels\") are both common and biologically relevant, being associated with different human pathologies including cancer and diseases associated with expansions of repeats. Four decades of research have resulted in several hypotheses regarding how indels are generated during DNA synthesis and how they subsequently undergo or escape correction. Recent structural studies of DNA polymerases bound to mutagenic substrates have increased our understanding of how DNA polymerases cope with abnormal substrates. These structures provide insight into the molecular mechanisms underlying indel generation.","author":[{"dropping-particle":"","family":"Garcia-Diaz","given":"Miguel","non-dropping-particle":"","parse-names":false,"suffix":""},{"dropping-particle":"","family":"Kunkel","given":"Thomas A.","non-dropping-particle":"","parse-names":false,"suffix":""}],"container-title":"Trends in Biochemical Sciences","id":"ITEM-1","issue":"4","issued":{"date-parts":[["2006","4"]]},"page":"206-214","title":"Mechanism of a genetic glissando*: structural biology of indel mutations","type":"article-journal","volume":"31"},"uris":["http://www.mendeley.com/documents/?uuid=8e4fed34-7006-337f-8b00-c164c203dca9"]}],"mendeley":{"formattedCitation":"&lt;sup&gt;4&lt;/sup&gt;","plainTextFormattedCitation":"4","previouslyFormattedCitation":"&lt;sup&gt;4&lt;/sup&gt;"},"properties":{"noteIndex":0},"schema":"https://github.com/citation-style-language/schema/raw/master/csl-citation.json"}</w:instrText>
      </w:r>
      <w:r w:rsidR="00D47E24">
        <w:rPr>
          <w:rFonts w:ascii="Arial" w:hAnsi="Arial" w:cs="Arial"/>
        </w:rPr>
        <w:fldChar w:fldCharType="separate"/>
      </w:r>
      <w:r w:rsidR="00D47E24" w:rsidRPr="00D47E24">
        <w:rPr>
          <w:rFonts w:ascii="Arial" w:hAnsi="Arial" w:cs="Arial"/>
          <w:noProof/>
          <w:vertAlign w:val="superscript"/>
        </w:rPr>
        <w:t>4</w:t>
      </w:r>
      <w:r w:rsidR="00D47E24">
        <w:rPr>
          <w:rFonts w:ascii="Arial" w:hAnsi="Arial" w:cs="Arial"/>
        </w:rPr>
        <w:fldChar w:fldCharType="end"/>
      </w:r>
      <w:r w:rsidR="003A2F40">
        <w:rPr>
          <w:rFonts w:ascii="Arial" w:hAnsi="Arial" w:cs="Arial"/>
        </w:rPr>
        <w:t xml:space="preserve"> or at the population level </w:t>
      </w:r>
      <w:r w:rsidRPr="00444A65">
        <w:rPr>
          <w:rFonts w:ascii="Arial" w:hAnsi="Arial" w:cs="Arial"/>
        </w:rPr>
        <w:t xml:space="preserve">through associations with parental age, relative genomic distribution, local sequence </w:t>
      </w:r>
      <w:r w:rsidR="00553ACC">
        <w:rPr>
          <w:rFonts w:ascii="Arial" w:hAnsi="Arial" w:cs="Arial"/>
        </w:rPr>
        <w:t>properties</w:t>
      </w:r>
      <w:r w:rsidRPr="00444A65">
        <w:rPr>
          <w:rFonts w:ascii="Arial" w:hAnsi="Arial" w:cs="Arial"/>
        </w:rPr>
        <w:t xml:space="preserve">, and ancestry associations. Three quarters of </w:t>
      </w:r>
      <w:r w:rsidRPr="00444A65">
        <w:rPr>
          <w:rFonts w:ascii="Arial" w:hAnsi="Arial" w:cs="Arial"/>
          <w:i/>
        </w:rPr>
        <w:t>de novo</w:t>
      </w:r>
      <w:r w:rsidRPr="00444A65">
        <w:rPr>
          <w:rFonts w:ascii="Arial" w:hAnsi="Arial" w:cs="Arial"/>
        </w:rPr>
        <w:t xml:space="preserve"> indels arise through polymerase slippage, with the remaining quarter hypothesized to arise from double-strand break repair (</w:t>
      </w:r>
      <w:r w:rsidRPr="00444A65">
        <w:rPr>
          <w:rFonts w:ascii="Arial" w:hAnsi="Arial" w:cs="Arial"/>
          <w:i/>
        </w:rPr>
        <w:t>e.g.</w:t>
      </w:r>
      <w:r w:rsidRPr="00444A65">
        <w:rPr>
          <w:rFonts w:ascii="Arial" w:hAnsi="Arial" w:cs="Arial"/>
        </w:rPr>
        <w:t>, non-homologous end-joining) and/or unknown mechanisms.</w:t>
      </w:r>
      <w:r w:rsidRPr="00444A65">
        <w:rPr>
          <w:rFonts w:ascii="Arial" w:hAnsi="Arial" w:cs="Arial"/>
        </w:rPr>
        <w:fldChar w:fldCharType="begin" w:fldLock="1"/>
      </w:r>
      <w:r w:rsidRPr="00444A65">
        <w:rPr>
          <w:rFonts w:ascii="Arial" w:hAnsi="Arial" w:cs="Arial"/>
        </w:rPr>
        <w:instrText>ADDIN CSL_CITATION {"citationItems":[{"id":"ITEM-1","itemData":{"DOI":"10.1101/gr.148718.112","ISSN":"1088-9051","PMID":"23478400","abstract":"Short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indels.","author":[{"dropping-particle":"","family":"Montgomery","given":"S. B.","non-dropping-particle":"","parse-names":false,"suffix":""},{"dropping-particle":"","family":"Goode","given":"D. L.","non-dropping-particle":"","parse-names":false,"suffix":""},{"dropping-particle":"","family":"Kvikstad","given":"E.","non-dropping-particle":"","parse-names":false,"suffix":""},{"dropping-particle":"","family":"Albers","given":"C. A.","non-dropping-particle":"","parse-names":false,"suffix":""},{"dropping-particle":"","family":"Zhang","given":"Z. D.","non-dropping-particle":"","parse-names":false,"suffix":""},{"dropping-particle":"","family":"Mu","given":"X. J.","non-dropping-particle":"","parse-names":false,"suffix":""},{"dropping-particle":"","family":"Ananda","given":"G.","non-dropping-particle":"","parse-names":false,"suffix":""},{"dropping-particle":"","family":"Howie","given":"B.","non-dropping-particle":"","parse-names":false,"suffix":""},{"dropping-particle":"","family":"Karczewski","given":"K. J.","non-dropping-particle":"","parse-names":false,"suffix":""},{"dropping-particle":"","family":"Smith","given":"K. S.","non-dropping-particle":"","parse-names":false,"suffix":""},{"dropping-particle":"","family":"Anaya","given":"V.","non-dropping-particle":"","parse-names":false,"suffix":""},{"dropping-particle":"","family":"Richardson","given":"R.","non-dropping-particle":"","parse-names":false,"suffix":""},{"dropping-particle":"","family":"Davis","given":"J.","non-dropping-particle":"","parse-names":false,"suffix":""},{"dropping-particle":"","family":"MacArthur","given":"D. G.","non-dropping-particle":"","parse-names":false,"suffix":""},{"dropping-particle":"","family":"Sidow","given":"A.","non-dropping-particle":"","parse-names":false,"suffix":""},{"dropping-particle":"","family":"Duret","given":"L.","non-dropping-particle":"","parse-names":false,"suffix":""},{"dropping-particle":"","family":"Gerstein","given":"M.","non-dropping-particle":"","parse-names":false,"suffix":""},{"dropping-particle":"","family":"Makova","given":"K. D.","non-dropping-particle":"","parse-names":false,"suffix":""},{"dropping-particle":"","family":"Marchini","given":"J.","non-dropping-particle":"","parse-names":false,"suffix":""},{"dropping-particle":"","family":"McVean","given":"G.","non-dropping-particle":"","parse-names":false,"suffix":""},{"dropping-particle":"","family":"Lunter","given":"G.","non-dropping-particle":"","parse-names":false,"suffix":""},{"dropping-particle":"","family":"Lunter","given":"Gerton","non-dropping-particle":"","parse-names":false,"suffix":""}],"container-title":"Genome Research","id":"ITEM-1","issue":"5","issued":{"date-parts":[["2013","5","1"]]},"page":"749-761","title":"The origin, evolution, and functional impact of short insertion-deletion variants identified in 179 human genomes","type":"article-journal","volume":"23"},"uris":["http://www.mendeley.com/documents/?uuid=2e9c4a31-6190-30e3-aba8-f3821fd1a312"]},{"id":"ITEM-2","itemData":{"DOI":"10.1101/gr.185041.114","ISSN":"1088-9051","PMID":"25883321","abstract":"Small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Research","id":"ITEM-2","issue":"6","issued":{"date-parts":[["2015","6"]]},"page":"792-801","title":"Characteristics of de novo structural changes in the human genome","type":"article-journal","volume":"25"},"uris":["http://www.mendeley.com/documents/?uuid=12a93df1-fa53-3099-9644-6bc112b64cd0"]}],"mendeley":{"formattedCitation":"&lt;sup&gt;2,3&lt;/sup&gt;","plainTextFormattedCitation":"2,3","previouslyFormattedCitation":"&lt;sup&gt;2,3&lt;/sup&gt;"},"properties":{"noteIndex":0},"schema":"https://github.com/citation-style-language/schema/raw/master/csl-citation.json"}</w:instrText>
      </w:r>
      <w:r w:rsidRPr="00444A65">
        <w:rPr>
          <w:rFonts w:ascii="Arial" w:hAnsi="Arial" w:cs="Arial"/>
        </w:rPr>
        <w:fldChar w:fldCharType="separate"/>
      </w:r>
      <w:r w:rsidRPr="00444A65">
        <w:rPr>
          <w:rFonts w:ascii="Arial" w:hAnsi="Arial" w:cs="Arial"/>
          <w:noProof/>
          <w:vertAlign w:val="superscript"/>
        </w:rPr>
        <w:t>2,3</w:t>
      </w:r>
      <w:r w:rsidRPr="00444A65">
        <w:rPr>
          <w:rFonts w:ascii="Arial" w:hAnsi="Arial" w:cs="Arial"/>
        </w:rPr>
        <w:fldChar w:fldCharType="end"/>
      </w:r>
      <w:r w:rsidRPr="00444A65">
        <w:rPr>
          <w:rFonts w:ascii="Arial" w:hAnsi="Arial" w:cs="Arial"/>
        </w:rPr>
        <w:t xml:space="preserve"> Polymerase slippage implies a replication-associated event consistent with spermatogenesis, yet previous studies failed to identify an association between</w:t>
      </w:r>
      <w:r w:rsidRPr="00444A65">
        <w:rPr>
          <w:rFonts w:ascii="Arial" w:hAnsi="Arial" w:cs="Arial"/>
          <w:i/>
        </w:rPr>
        <w:t xml:space="preserve"> de novo </w:t>
      </w:r>
      <w:r w:rsidRPr="00444A65">
        <w:rPr>
          <w:rFonts w:ascii="Arial" w:hAnsi="Arial" w:cs="Arial"/>
        </w:rPr>
        <w:t xml:space="preserve">indels and paternal </w:t>
      </w:r>
      <w:r w:rsidRPr="00444A65">
        <w:rPr>
          <w:rFonts w:ascii="Arial" w:hAnsi="Arial" w:cs="Arial"/>
        </w:rPr>
        <w:lastRenderedPageBreak/>
        <w:t>age.</w:t>
      </w:r>
      <w:r w:rsidRPr="00444A65">
        <w:rPr>
          <w:rFonts w:ascii="Arial" w:hAnsi="Arial" w:cs="Arial"/>
        </w:rPr>
        <w:fldChar w:fldCharType="begin" w:fldLock="1"/>
      </w:r>
      <w:r w:rsidR="00145638">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3,5</w:t>
      </w:r>
      <w:r w:rsidRPr="00444A65">
        <w:rPr>
          <w:rFonts w:ascii="Arial" w:hAnsi="Arial" w:cs="Arial"/>
        </w:rPr>
        <w:fldChar w:fldCharType="end"/>
      </w:r>
      <w:r w:rsidRPr="00444A65">
        <w:rPr>
          <w:rFonts w:ascii="Arial" w:hAnsi="Arial" w:cs="Arial"/>
        </w:rPr>
        <w:t xml:space="preserve"> This could be attributable to a small sample size of parentally-assigned (</w:t>
      </w:r>
      <w:r w:rsidRPr="00444A65">
        <w:rPr>
          <w:rFonts w:ascii="Arial" w:hAnsi="Arial" w:cs="Arial"/>
          <w:i/>
        </w:rPr>
        <w:t>i.e.</w:t>
      </w:r>
      <w:r w:rsidRPr="00444A65">
        <w:rPr>
          <w:rFonts w:ascii="Arial" w:hAnsi="Arial" w:cs="Arial"/>
        </w:rPr>
        <w:t xml:space="preserve">, phased) indels or not applying previously defined indel classification techniques to the new data. Overall, these gaps in our understanding of </w:t>
      </w:r>
      <w:r w:rsidRPr="00444A65">
        <w:rPr>
          <w:rFonts w:ascii="Arial" w:hAnsi="Arial" w:cs="Arial"/>
          <w:i/>
        </w:rPr>
        <w:t>de novo</w:t>
      </w:r>
      <w:r w:rsidRPr="00444A65">
        <w:rPr>
          <w:rFonts w:ascii="Arial" w:hAnsi="Arial" w:cs="Arial"/>
        </w:rPr>
        <w:t xml:space="preserve"> indel mechanisms arise from small sample sizes or not applying indel classification </w:t>
      </w:r>
      <w:r w:rsidR="00354226">
        <w:rPr>
          <w:rFonts w:ascii="Arial" w:hAnsi="Arial" w:cs="Arial"/>
        </w:rPr>
        <w:t>frameworks</w:t>
      </w:r>
      <w:r w:rsidRPr="00444A65">
        <w:rPr>
          <w:rFonts w:ascii="Arial" w:hAnsi="Arial" w:cs="Arial"/>
        </w:rPr>
        <w:t xml:space="preserve"> to newer data.</w:t>
      </w:r>
    </w:p>
    <w:p w14:paraId="7261F9E9" w14:textId="5B37D158" w:rsidR="00183BAE" w:rsidRDefault="00183BAE" w:rsidP="00043CF5">
      <w:pPr>
        <w:ind w:firstLine="720"/>
        <w:rPr>
          <w:rFonts w:ascii="Arial" w:hAnsi="Arial" w:cs="Arial"/>
        </w:rPr>
      </w:pPr>
      <w:r w:rsidRPr="00444A65">
        <w:rPr>
          <w:rFonts w:ascii="Arial" w:hAnsi="Arial" w:cs="Arial"/>
        </w:rPr>
        <w:t xml:space="preserve">Here, we describe the feasibility of using low-coverage Pacific Biosciences long-read sequencing (N=10 trios) to phase </w:t>
      </w:r>
      <w:r w:rsidRPr="00444A65">
        <w:rPr>
          <w:rFonts w:ascii="Arial" w:hAnsi="Arial" w:cs="Arial"/>
          <w:i/>
        </w:rPr>
        <w:t>de novo</w:t>
      </w:r>
      <w:r w:rsidRPr="00444A65">
        <w:rPr>
          <w:rFonts w:ascii="Arial" w:hAnsi="Arial" w:cs="Arial"/>
        </w:rPr>
        <w:t xml:space="preserve"> SNVs and indels identified with </w:t>
      </w:r>
      <w:r w:rsidR="0047000C">
        <w:rPr>
          <w:rFonts w:ascii="Arial" w:hAnsi="Arial" w:cs="Arial"/>
        </w:rPr>
        <w:t xml:space="preserve">short-read </w:t>
      </w:r>
      <w:r w:rsidRPr="00444A65">
        <w:rPr>
          <w:rFonts w:ascii="Arial" w:hAnsi="Arial" w:cs="Arial"/>
        </w:rPr>
        <w:t>Illumina whole-genome sequencing (WGS). We use</w:t>
      </w:r>
      <w:r w:rsidR="00D1492D">
        <w:rPr>
          <w:rFonts w:ascii="Arial" w:hAnsi="Arial" w:cs="Arial"/>
        </w:rPr>
        <w:t>d</w:t>
      </w:r>
      <w:r w:rsidRPr="00444A65">
        <w:rPr>
          <w:rFonts w:ascii="Arial" w:hAnsi="Arial" w:cs="Arial"/>
        </w:rPr>
        <w:t xml:space="preserve"> these data as an orthogonal technology to validate previously observed associations between parental age and </w:t>
      </w:r>
      <w:r w:rsidRPr="00444A65">
        <w:rPr>
          <w:rFonts w:ascii="Arial" w:hAnsi="Arial" w:cs="Arial"/>
          <w:i/>
        </w:rPr>
        <w:t>de novo</w:t>
      </w:r>
      <w:r w:rsidRPr="00444A65">
        <w:rPr>
          <w:rFonts w:ascii="Arial" w:hAnsi="Arial" w:cs="Arial"/>
        </w:rPr>
        <w:t xml:space="preserve"> SNVs. </w:t>
      </w:r>
      <w:r w:rsidR="00DD5253">
        <w:rPr>
          <w:rFonts w:ascii="Arial" w:hAnsi="Arial" w:cs="Arial"/>
        </w:rPr>
        <w:t>W</w:t>
      </w:r>
      <w:r w:rsidRPr="00444A65">
        <w:rPr>
          <w:rFonts w:ascii="Arial" w:hAnsi="Arial" w:cs="Arial"/>
        </w:rPr>
        <w:t xml:space="preserve">e </w:t>
      </w:r>
      <w:r w:rsidR="00B41E4E">
        <w:rPr>
          <w:rFonts w:ascii="Arial" w:hAnsi="Arial" w:cs="Arial"/>
        </w:rPr>
        <w:t xml:space="preserve">then </w:t>
      </w:r>
      <w:r w:rsidRPr="00444A65">
        <w:rPr>
          <w:rFonts w:ascii="Arial" w:hAnsi="Arial" w:cs="Arial"/>
        </w:rPr>
        <w:t>develop</w:t>
      </w:r>
      <w:r w:rsidR="00D1492D">
        <w:rPr>
          <w:rFonts w:ascii="Arial" w:hAnsi="Arial" w:cs="Arial"/>
        </w:rPr>
        <w:t>ed</w:t>
      </w:r>
      <w:r w:rsidRPr="00444A65">
        <w:rPr>
          <w:rFonts w:ascii="Arial" w:hAnsi="Arial" w:cs="Arial"/>
        </w:rPr>
        <w:t xml:space="preserve"> an application programming interface </w:t>
      </w:r>
      <w:r w:rsidR="00765B03">
        <w:rPr>
          <w:rFonts w:ascii="Arial" w:hAnsi="Arial" w:cs="Arial"/>
        </w:rPr>
        <w:t>(</w:t>
      </w:r>
      <w:hyperlink r:id="rId9" w:history="1">
        <w:r w:rsidR="00765B03" w:rsidRPr="0097278C">
          <w:rPr>
            <w:rStyle w:val="Hyperlink"/>
            <w:rFonts w:ascii="Arial" w:hAnsi="Arial" w:cs="Arial"/>
          </w:rPr>
          <w:t>https://pypi.org/project/sorting-hat/</w:t>
        </w:r>
      </w:hyperlink>
      <w:r w:rsidR="00765B03">
        <w:rPr>
          <w:rFonts w:ascii="Arial" w:hAnsi="Arial" w:cs="Arial"/>
        </w:rPr>
        <w:t xml:space="preserve">) </w:t>
      </w:r>
      <w:r w:rsidRPr="00444A65">
        <w:rPr>
          <w:rFonts w:ascii="Arial" w:hAnsi="Arial" w:cs="Arial"/>
        </w:rPr>
        <w:t>to classify indels</w:t>
      </w:r>
      <w:r w:rsidR="00DD5253">
        <w:rPr>
          <w:rFonts w:ascii="Arial" w:hAnsi="Arial" w:cs="Arial"/>
        </w:rPr>
        <w:t xml:space="preserve"> </w:t>
      </w:r>
      <w:r w:rsidR="00766B8D">
        <w:rPr>
          <w:rFonts w:ascii="Arial" w:hAnsi="Arial" w:cs="Arial"/>
        </w:rPr>
        <w:t xml:space="preserve">based on sequence context. </w:t>
      </w:r>
      <w:r w:rsidR="003B08C5">
        <w:rPr>
          <w:rFonts w:ascii="Arial" w:hAnsi="Arial" w:cs="Arial"/>
        </w:rPr>
        <w:t xml:space="preserve">Finally, we </w:t>
      </w:r>
      <w:r w:rsidR="00C132F5">
        <w:rPr>
          <w:rFonts w:ascii="Arial" w:hAnsi="Arial" w:cs="Arial"/>
        </w:rPr>
        <w:t xml:space="preserve">combined results from </w:t>
      </w:r>
      <w:r w:rsidR="008049E4">
        <w:rPr>
          <w:rFonts w:ascii="Arial" w:hAnsi="Arial" w:cs="Arial"/>
        </w:rPr>
        <w:t xml:space="preserve">three phasing methods, </w:t>
      </w:r>
      <w:r w:rsidR="00F56710">
        <w:rPr>
          <w:rFonts w:ascii="Arial" w:hAnsi="Arial" w:cs="Arial"/>
        </w:rPr>
        <w:t xml:space="preserve">the </w:t>
      </w:r>
      <w:r w:rsidRPr="00444A65">
        <w:rPr>
          <w:rFonts w:ascii="Arial" w:hAnsi="Arial" w:cs="Arial"/>
        </w:rPr>
        <w:t xml:space="preserve">long-read </w:t>
      </w:r>
      <w:r w:rsidR="00091276">
        <w:rPr>
          <w:rFonts w:ascii="Arial" w:hAnsi="Arial" w:cs="Arial"/>
        </w:rPr>
        <w:t xml:space="preserve">sequencing </w:t>
      </w:r>
      <w:r w:rsidRPr="00444A65">
        <w:rPr>
          <w:rFonts w:ascii="Arial" w:hAnsi="Arial" w:cs="Arial"/>
        </w:rPr>
        <w:t xml:space="preserve">results </w:t>
      </w:r>
      <w:r w:rsidR="00F56710">
        <w:rPr>
          <w:rFonts w:ascii="Arial" w:hAnsi="Arial" w:cs="Arial"/>
        </w:rPr>
        <w:t xml:space="preserve">(N=10) </w:t>
      </w:r>
      <w:r w:rsidR="00C132F5">
        <w:rPr>
          <w:rFonts w:ascii="Arial" w:hAnsi="Arial" w:cs="Arial"/>
        </w:rPr>
        <w:t>as well as</w:t>
      </w:r>
      <w:r w:rsidRPr="00444A65">
        <w:rPr>
          <w:rFonts w:ascii="Arial" w:hAnsi="Arial" w:cs="Arial"/>
        </w:rPr>
        <w:t xml:space="preserve"> data from Illumina read-pair tracing (N=30</w:t>
      </w:r>
      <w:r w:rsidR="00AA342A">
        <w:rPr>
          <w:rFonts w:ascii="Arial" w:hAnsi="Arial" w:cs="Arial"/>
        </w:rPr>
        <w:t>5</w:t>
      </w:r>
      <w:r w:rsidRPr="00444A65">
        <w:rPr>
          <w:rFonts w:ascii="Arial" w:hAnsi="Arial" w:cs="Arial"/>
        </w:rPr>
        <w:t xml:space="preserve"> trios) and three-generation haplotype phasing (N=2</w:t>
      </w:r>
      <w:r w:rsidR="00B66951">
        <w:rPr>
          <w:rFonts w:ascii="Arial" w:hAnsi="Arial" w:cs="Arial"/>
        </w:rPr>
        <w:t>25</w:t>
      </w:r>
      <w:r w:rsidRPr="00444A65">
        <w:rPr>
          <w:rFonts w:ascii="Arial" w:hAnsi="Arial" w:cs="Arial"/>
        </w:rPr>
        <w:t xml:space="preserve"> families)</w:t>
      </w:r>
      <w:r w:rsidR="00A84CCB">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5</w:t>
      </w:r>
      <w:r w:rsidRPr="00444A65">
        <w:rPr>
          <w:rFonts w:ascii="Arial" w:hAnsi="Arial" w:cs="Arial"/>
        </w:rPr>
        <w:fldChar w:fldCharType="end"/>
      </w:r>
      <w:r w:rsidR="00C132F5">
        <w:rPr>
          <w:rFonts w:ascii="Arial" w:hAnsi="Arial" w:cs="Arial"/>
        </w:rPr>
        <w:t xml:space="preserve"> to characterize </w:t>
      </w:r>
      <w:r w:rsidR="00E725B9">
        <w:rPr>
          <w:rFonts w:ascii="Arial" w:hAnsi="Arial" w:cs="Arial"/>
        </w:rPr>
        <w:t>insertion/deletion</w:t>
      </w:r>
      <w:r w:rsidR="00C132F5">
        <w:rPr>
          <w:rFonts w:ascii="Arial" w:hAnsi="Arial" w:cs="Arial"/>
        </w:rPr>
        <w:t xml:space="preserve"> mutagenesis.</w:t>
      </w:r>
    </w:p>
    <w:p w14:paraId="4D1D2D79" w14:textId="4495B0F9" w:rsidR="004C5032" w:rsidRDefault="004C5032" w:rsidP="004C5032">
      <w:pPr>
        <w:rPr>
          <w:rFonts w:ascii="Arial" w:hAnsi="Arial" w:cs="Arial"/>
        </w:rPr>
      </w:pPr>
    </w:p>
    <w:p w14:paraId="3DB319EC" w14:textId="18DB638C" w:rsidR="004C5032" w:rsidRDefault="004C5032" w:rsidP="004C5032">
      <w:pPr>
        <w:rPr>
          <w:rFonts w:ascii="Arial" w:hAnsi="Arial" w:cs="Arial"/>
          <w:b/>
        </w:rPr>
      </w:pPr>
      <w:r>
        <w:rPr>
          <w:rFonts w:ascii="Arial" w:hAnsi="Arial" w:cs="Arial"/>
          <w:b/>
        </w:rPr>
        <w:t xml:space="preserve">Table 1. </w:t>
      </w:r>
      <w:r w:rsidR="00BF7775">
        <w:rPr>
          <w:rFonts w:ascii="Arial" w:hAnsi="Arial" w:cs="Arial"/>
          <w:b/>
        </w:rPr>
        <w:t xml:space="preserve">Description </w:t>
      </w:r>
      <w:r w:rsidR="00206516">
        <w:rPr>
          <w:rFonts w:ascii="Arial" w:hAnsi="Arial" w:cs="Arial"/>
          <w:b/>
        </w:rPr>
        <w:t xml:space="preserve">and examples </w:t>
      </w:r>
      <w:r w:rsidR="00BF7775">
        <w:rPr>
          <w:rFonts w:ascii="Arial" w:hAnsi="Arial" w:cs="Arial"/>
          <w:b/>
        </w:rPr>
        <w:t>of indel classes</w:t>
      </w:r>
      <w:r w:rsidR="005A18D6">
        <w:rPr>
          <w:rFonts w:ascii="Arial" w:hAnsi="Arial" w:cs="Arial"/>
          <w:b/>
        </w:rPr>
        <w:t>.</w:t>
      </w:r>
    </w:p>
    <w:p w14:paraId="3386B885" w14:textId="77777777" w:rsidR="00D55CB4" w:rsidRPr="004C5032" w:rsidRDefault="00D55CB4" w:rsidP="004C5032">
      <w:pPr>
        <w:rPr>
          <w:rFonts w:ascii="Arial" w:hAnsi="Arial" w:cs="Arial"/>
          <w:b/>
        </w:rPr>
      </w:pPr>
    </w:p>
    <w:tbl>
      <w:tblPr>
        <w:tblStyle w:val="TableGrid"/>
        <w:tblW w:w="8566" w:type="dxa"/>
        <w:tblLook w:val="04A0" w:firstRow="1" w:lastRow="0" w:firstColumn="1" w:lastColumn="0" w:noHBand="0" w:noVBand="1"/>
      </w:tblPr>
      <w:tblGrid>
        <w:gridCol w:w="1953"/>
        <w:gridCol w:w="1221"/>
        <w:gridCol w:w="4042"/>
        <w:gridCol w:w="1350"/>
      </w:tblGrid>
      <w:tr w:rsidR="00206516" w:rsidRPr="00304304" w14:paraId="79B6D132" w14:textId="77777777" w:rsidTr="002918AE">
        <w:trPr>
          <w:trHeight w:val="391"/>
        </w:trPr>
        <w:tc>
          <w:tcPr>
            <w:tcW w:w="1953" w:type="dxa"/>
            <w:tcBorders>
              <w:left w:val="nil"/>
              <w:bottom w:val="thinThickSmallGap" w:sz="24" w:space="0" w:color="auto"/>
              <w:right w:val="nil"/>
            </w:tcBorders>
          </w:tcPr>
          <w:p w14:paraId="023ADEC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Position</w:t>
            </w:r>
          </w:p>
        </w:tc>
        <w:tc>
          <w:tcPr>
            <w:tcW w:w="1221" w:type="dxa"/>
            <w:tcBorders>
              <w:left w:val="nil"/>
              <w:bottom w:val="thinThickSmallGap" w:sz="24" w:space="0" w:color="auto"/>
              <w:right w:val="nil"/>
            </w:tcBorders>
          </w:tcPr>
          <w:p w14:paraId="2781D52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Indel</w:t>
            </w:r>
          </w:p>
        </w:tc>
        <w:tc>
          <w:tcPr>
            <w:tcW w:w="4042" w:type="dxa"/>
            <w:tcBorders>
              <w:left w:val="nil"/>
              <w:bottom w:val="thinThickSmallGap" w:sz="24" w:space="0" w:color="auto"/>
              <w:right w:val="nil"/>
            </w:tcBorders>
          </w:tcPr>
          <w:p w14:paraId="3ADC31D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Context</w:t>
            </w:r>
          </w:p>
        </w:tc>
        <w:tc>
          <w:tcPr>
            <w:tcW w:w="1350" w:type="dxa"/>
            <w:tcBorders>
              <w:left w:val="nil"/>
              <w:bottom w:val="thinThickSmallGap" w:sz="24" w:space="0" w:color="auto"/>
              <w:right w:val="nil"/>
            </w:tcBorders>
          </w:tcPr>
          <w:p w14:paraId="2C70AD5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i/>
                <w:color w:val="000000"/>
              </w:rPr>
            </w:pPr>
            <w:r w:rsidRPr="00304304">
              <w:rPr>
                <w:rFonts w:ascii="Arial" w:hAnsi="Arial" w:cs="Arial"/>
                <w:i/>
                <w:color w:val="000000"/>
              </w:rPr>
              <w:t>Type</w:t>
            </w:r>
          </w:p>
        </w:tc>
      </w:tr>
      <w:tr w:rsidR="00206516" w:rsidRPr="00304304" w14:paraId="0DA42198" w14:textId="77777777" w:rsidTr="002918AE">
        <w:trPr>
          <w:trHeight w:val="391"/>
        </w:trPr>
        <w:tc>
          <w:tcPr>
            <w:tcW w:w="1953" w:type="dxa"/>
            <w:tcBorders>
              <w:top w:val="thinThickSmallGap" w:sz="24" w:space="0" w:color="auto"/>
              <w:left w:val="nil"/>
              <w:bottom w:val="nil"/>
              <w:right w:val="nil"/>
            </w:tcBorders>
          </w:tcPr>
          <w:p w14:paraId="75846F4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chr8:117967436</w:t>
            </w:r>
          </w:p>
        </w:tc>
        <w:tc>
          <w:tcPr>
            <w:tcW w:w="1221" w:type="dxa"/>
            <w:tcBorders>
              <w:top w:val="thinThickSmallGap" w:sz="24" w:space="0" w:color="auto"/>
              <w:left w:val="nil"/>
              <w:bottom w:val="nil"/>
              <w:right w:val="nil"/>
            </w:tcBorders>
          </w:tcPr>
          <w:p w14:paraId="74AD402B"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+T</w:t>
            </w:r>
          </w:p>
        </w:tc>
        <w:tc>
          <w:tcPr>
            <w:tcW w:w="4042" w:type="dxa"/>
            <w:tcBorders>
              <w:top w:val="thinThickSmallGap" w:sz="24" w:space="0" w:color="auto"/>
              <w:left w:val="nil"/>
              <w:bottom w:val="nil"/>
              <w:right w:val="nil"/>
            </w:tcBorders>
          </w:tcPr>
          <w:p w14:paraId="3583A1F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TTAAATA</w:t>
            </w:r>
            <w:r w:rsidRPr="00304304">
              <w:rPr>
                <w:rFonts w:ascii="Arial" w:hAnsi="Arial" w:cs="Arial"/>
                <w:color w:val="FF0000"/>
                <w:sz w:val="22"/>
                <w:szCs w:val="22"/>
                <w:u w:val="single"/>
              </w:rPr>
              <w:t>T</w:t>
            </w:r>
            <w:r w:rsidRPr="00304304">
              <w:rPr>
                <w:rFonts w:ascii="Arial" w:hAnsi="Arial" w:cs="Arial"/>
                <w:color w:val="000000"/>
                <w:sz w:val="22"/>
                <w:szCs w:val="22"/>
                <w:u w:val="single"/>
              </w:rPr>
              <w:t>TTTTTT</w:t>
            </w:r>
          </w:p>
        </w:tc>
        <w:tc>
          <w:tcPr>
            <w:tcW w:w="1350" w:type="dxa"/>
            <w:tcBorders>
              <w:top w:val="thinThickSmallGap" w:sz="24" w:space="0" w:color="auto"/>
              <w:left w:val="nil"/>
              <w:bottom w:val="nil"/>
              <w:right w:val="nil"/>
            </w:tcBorders>
          </w:tcPr>
          <w:p w14:paraId="15E858D2"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68376D2B" w14:textId="77777777" w:rsidTr="002918AE">
        <w:trPr>
          <w:trHeight w:val="391"/>
        </w:trPr>
        <w:tc>
          <w:tcPr>
            <w:tcW w:w="1953" w:type="dxa"/>
            <w:tcBorders>
              <w:top w:val="nil"/>
              <w:left w:val="nil"/>
              <w:bottom w:val="nil"/>
              <w:right w:val="nil"/>
            </w:tcBorders>
          </w:tcPr>
          <w:p w14:paraId="6CA98B9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chr5:52931910</w:t>
            </w:r>
          </w:p>
        </w:tc>
        <w:tc>
          <w:tcPr>
            <w:tcW w:w="1221" w:type="dxa"/>
            <w:tcBorders>
              <w:top w:val="nil"/>
              <w:left w:val="nil"/>
              <w:bottom w:val="nil"/>
              <w:right w:val="nil"/>
            </w:tcBorders>
          </w:tcPr>
          <w:p w14:paraId="3F5E56F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w:t>
            </w:r>
          </w:p>
        </w:tc>
        <w:tc>
          <w:tcPr>
            <w:tcW w:w="4042" w:type="dxa"/>
            <w:tcBorders>
              <w:top w:val="nil"/>
              <w:left w:val="nil"/>
              <w:bottom w:val="nil"/>
              <w:right w:val="nil"/>
            </w:tcBorders>
          </w:tcPr>
          <w:p w14:paraId="2139F8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CCAATT</w:t>
            </w:r>
            <w:r w:rsidRPr="00304304">
              <w:rPr>
                <w:rFonts w:ascii="Arial" w:hAnsi="Arial" w:cs="Arial"/>
                <w:color w:val="FF0000"/>
                <w:sz w:val="22"/>
                <w:szCs w:val="22"/>
                <w:u w:val="single"/>
              </w:rPr>
              <w:t>A</w:t>
            </w:r>
            <w:r w:rsidRPr="00304304">
              <w:rPr>
                <w:rFonts w:ascii="Arial" w:hAnsi="Arial" w:cs="Arial"/>
                <w:color w:val="000000"/>
                <w:sz w:val="22"/>
                <w:szCs w:val="22"/>
                <w:u w:val="single"/>
              </w:rPr>
              <w:t>AAAAAA</w:t>
            </w:r>
          </w:p>
        </w:tc>
        <w:tc>
          <w:tcPr>
            <w:tcW w:w="1350" w:type="dxa"/>
            <w:tcBorders>
              <w:top w:val="nil"/>
              <w:left w:val="nil"/>
              <w:bottom w:val="nil"/>
              <w:right w:val="nil"/>
            </w:tcBorders>
          </w:tcPr>
          <w:p w14:paraId="4800F803"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HR</w:t>
            </w:r>
          </w:p>
        </w:tc>
      </w:tr>
      <w:tr w:rsidR="00206516" w:rsidRPr="00304304" w14:paraId="2A77ED0D" w14:textId="77777777" w:rsidTr="002918AE">
        <w:trPr>
          <w:trHeight w:val="391"/>
        </w:trPr>
        <w:tc>
          <w:tcPr>
            <w:tcW w:w="1953" w:type="dxa"/>
            <w:tcBorders>
              <w:top w:val="nil"/>
              <w:left w:val="nil"/>
              <w:bottom w:val="nil"/>
              <w:right w:val="nil"/>
            </w:tcBorders>
          </w:tcPr>
          <w:p w14:paraId="316401E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chr12:71038252</w:t>
            </w:r>
          </w:p>
        </w:tc>
        <w:tc>
          <w:tcPr>
            <w:tcW w:w="1221" w:type="dxa"/>
            <w:tcBorders>
              <w:top w:val="nil"/>
              <w:left w:val="nil"/>
              <w:bottom w:val="nil"/>
              <w:right w:val="nil"/>
            </w:tcBorders>
          </w:tcPr>
          <w:p w14:paraId="64AA01B6"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-GTG</w:t>
            </w:r>
          </w:p>
        </w:tc>
        <w:tc>
          <w:tcPr>
            <w:tcW w:w="4042" w:type="dxa"/>
            <w:tcBorders>
              <w:top w:val="nil"/>
              <w:left w:val="nil"/>
              <w:bottom w:val="nil"/>
              <w:right w:val="nil"/>
            </w:tcBorders>
          </w:tcPr>
          <w:p w14:paraId="69109A8D"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CF087B">
              <w:rPr>
                <w:rFonts w:ascii="Arial" w:hAnsi="Arial" w:cs="Arial"/>
                <w:color w:val="000000" w:themeColor="text1"/>
                <w:sz w:val="22"/>
                <w:szCs w:val="22"/>
              </w:rPr>
              <w:t>TAACTT</w:t>
            </w:r>
            <w:r w:rsidRPr="000D3F12">
              <w:rPr>
                <w:rFonts w:ascii="Arial" w:hAnsi="Arial" w:cs="Arial"/>
                <w:color w:val="FF0000"/>
                <w:sz w:val="22"/>
                <w:szCs w:val="22"/>
                <w:u w:val="single"/>
              </w:rPr>
              <w:t>GTG</w:t>
            </w:r>
            <w:r w:rsidRPr="00CF087B">
              <w:rPr>
                <w:rFonts w:ascii="Arial" w:hAnsi="Arial" w:cs="Arial"/>
                <w:color w:val="000000" w:themeColor="text1"/>
                <w:sz w:val="22"/>
                <w:szCs w:val="22"/>
                <w:u w:val="single"/>
              </w:rPr>
              <w:t>GTG</w:t>
            </w:r>
            <w:r w:rsidRPr="00CF087B">
              <w:rPr>
                <w:rFonts w:ascii="Arial" w:hAnsi="Arial" w:cs="Arial"/>
                <w:color w:val="000000" w:themeColor="text1"/>
                <w:sz w:val="22"/>
                <w:szCs w:val="22"/>
              </w:rPr>
              <w:t>TTT</w:t>
            </w:r>
          </w:p>
        </w:tc>
        <w:tc>
          <w:tcPr>
            <w:tcW w:w="1350" w:type="dxa"/>
            <w:tcBorders>
              <w:top w:val="nil"/>
              <w:left w:val="nil"/>
              <w:bottom w:val="nil"/>
              <w:right w:val="nil"/>
            </w:tcBorders>
          </w:tcPr>
          <w:p w14:paraId="3D0601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1789D922" w14:textId="77777777" w:rsidTr="002918AE">
        <w:trPr>
          <w:trHeight w:val="419"/>
        </w:trPr>
        <w:tc>
          <w:tcPr>
            <w:tcW w:w="1953" w:type="dxa"/>
            <w:tcBorders>
              <w:top w:val="nil"/>
              <w:left w:val="nil"/>
              <w:bottom w:val="nil"/>
              <w:right w:val="nil"/>
            </w:tcBorders>
          </w:tcPr>
          <w:p w14:paraId="55CDD47A"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chr2:158890470</w:t>
            </w:r>
          </w:p>
        </w:tc>
        <w:tc>
          <w:tcPr>
            <w:tcW w:w="1221" w:type="dxa"/>
            <w:tcBorders>
              <w:top w:val="nil"/>
              <w:left w:val="nil"/>
              <w:bottom w:val="nil"/>
              <w:right w:val="nil"/>
            </w:tcBorders>
          </w:tcPr>
          <w:p w14:paraId="545D347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+GAG</w:t>
            </w:r>
          </w:p>
        </w:tc>
        <w:tc>
          <w:tcPr>
            <w:tcW w:w="4042" w:type="dxa"/>
            <w:tcBorders>
              <w:top w:val="nil"/>
              <w:left w:val="nil"/>
              <w:bottom w:val="nil"/>
              <w:right w:val="nil"/>
            </w:tcBorders>
          </w:tcPr>
          <w:p w14:paraId="16B2CBD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CAGAACT</w:t>
            </w:r>
            <w:r w:rsidRPr="00304304">
              <w:rPr>
                <w:rFonts w:ascii="Arial" w:hAnsi="Arial" w:cs="Arial"/>
                <w:color w:val="FF0000"/>
                <w:sz w:val="22"/>
                <w:szCs w:val="22"/>
                <w:u w:val="single"/>
              </w:rPr>
              <w:t>GAG</w:t>
            </w:r>
            <w:r w:rsidRPr="00304304">
              <w:rPr>
                <w:rFonts w:ascii="Arial" w:hAnsi="Arial" w:cs="Arial"/>
                <w:color w:val="000000"/>
                <w:sz w:val="22"/>
                <w:szCs w:val="22"/>
                <w:u w:val="single"/>
              </w:rPr>
              <w:t>GAG</w:t>
            </w:r>
            <w:r w:rsidRPr="00304304">
              <w:rPr>
                <w:rFonts w:ascii="Arial" w:hAnsi="Arial" w:cs="Arial"/>
                <w:color w:val="000000"/>
                <w:sz w:val="22"/>
                <w:szCs w:val="22"/>
              </w:rPr>
              <w:t>CAT</w:t>
            </w:r>
          </w:p>
        </w:tc>
        <w:tc>
          <w:tcPr>
            <w:tcW w:w="1350" w:type="dxa"/>
            <w:tcBorders>
              <w:top w:val="nil"/>
              <w:left w:val="nil"/>
              <w:bottom w:val="nil"/>
              <w:right w:val="nil"/>
            </w:tcBorders>
          </w:tcPr>
          <w:p w14:paraId="6443C92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CCC</w:t>
            </w:r>
          </w:p>
        </w:tc>
      </w:tr>
      <w:tr w:rsidR="00206516" w:rsidRPr="00304304" w14:paraId="7D62CFAB" w14:textId="77777777" w:rsidTr="002918AE">
        <w:trPr>
          <w:trHeight w:val="391"/>
        </w:trPr>
        <w:tc>
          <w:tcPr>
            <w:tcW w:w="1953" w:type="dxa"/>
            <w:tcBorders>
              <w:top w:val="nil"/>
              <w:left w:val="nil"/>
              <w:bottom w:val="nil"/>
              <w:right w:val="nil"/>
            </w:tcBorders>
          </w:tcPr>
          <w:p w14:paraId="1E5BA4A7"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chr20:39588834</w:t>
            </w:r>
          </w:p>
        </w:tc>
        <w:tc>
          <w:tcPr>
            <w:tcW w:w="1221" w:type="dxa"/>
            <w:tcBorders>
              <w:top w:val="nil"/>
              <w:left w:val="nil"/>
              <w:bottom w:val="nil"/>
              <w:right w:val="nil"/>
            </w:tcBorders>
          </w:tcPr>
          <w:p w14:paraId="3CC8501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-AGG</w:t>
            </w:r>
          </w:p>
        </w:tc>
        <w:tc>
          <w:tcPr>
            <w:tcW w:w="4042" w:type="dxa"/>
            <w:tcBorders>
              <w:top w:val="nil"/>
              <w:left w:val="nil"/>
              <w:bottom w:val="nil"/>
              <w:right w:val="nil"/>
            </w:tcBorders>
          </w:tcPr>
          <w:p w14:paraId="6BB56FC0"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GAGAGA</w:t>
            </w:r>
            <w:r w:rsidRPr="00304304">
              <w:rPr>
                <w:rFonts w:ascii="Arial" w:hAnsi="Arial" w:cs="Arial"/>
                <w:color w:val="FF0000"/>
                <w:sz w:val="22"/>
                <w:szCs w:val="22"/>
                <w:u w:val="single"/>
              </w:rPr>
              <w:t>AGG</w:t>
            </w:r>
            <w:r w:rsidRPr="00304304">
              <w:rPr>
                <w:rFonts w:ascii="Arial" w:hAnsi="Arial" w:cs="Arial"/>
                <w:color w:val="000000"/>
                <w:sz w:val="22"/>
                <w:szCs w:val="22"/>
              </w:rPr>
              <w:t>AGATGT</w:t>
            </w:r>
          </w:p>
        </w:tc>
        <w:tc>
          <w:tcPr>
            <w:tcW w:w="1350" w:type="dxa"/>
            <w:tcBorders>
              <w:top w:val="nil"/>
              <w:left w:val="nil"/>
              <w:bottom w:val="nil"/>
              <w:right w:val="nil"/>
            </w:tcBorders>
          </w:tcPr>
          <w:p w14:paraId="2A8CFA15"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r w:rsidR="00206516" w:rsidRPr="00304304" w14:paraId="183E5BD4" w14:textId="77777777" w:rsidTr="002918AE">
        <w:trPr>
          <w:trHeight w:val="363"/>
        </w:trPr>
        <w:tc>
          <w:tcPr>
            <w:tcW w:w="1953" w:type="dxa"/>
            <w:tcBorders>
              <w:top w:val="nil"/>
              <w:left w:val="nil"/>
              <w:bottom w:val="nil"/>
              <w:right w:val="nil"/>
            </w:tcBorders>
          </w:tcPr>
          <w:p w14:paraId="52C5BD5E"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chr4:</w:t>
            </w:r>
            <w:r w:rsidRPr="00304304">
              <w:rPr>
                <w:rFonts w:ascii="Arial" w:hAnsi="Arial" w:cs="Arial"/>
              </w:rPr>
              <w:t>1</w:t>
            </w:r>
            <w:r w:rsidRPr="00304304">
              <w:rPr>
                <w:rFonts w:ascii="Arial" w:hAnsi="Arial" w:cs="Arial"/>
                <w:color w:val="000000"/>
              </w:rPr>
              <w:t>4567444</w:t>
            </w:r>
          </w:p>
        </w:tc>
        <w:tc>
          <w:tcPr>
            <w:tcW w:w="1221" w:type="dxa"/>
            <w:tcBorders>
              <w:top w:val="nil"/>
              <w:left w:val="nil"/>
              <w:bottom w:val="nil"/>
              <w:right w:val="nil"/>
            </w:tcBorders>
          </w:tcPr>
          <w:p w14:paraId="06FEAEDF"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+AACCC</w:t>
            </w:r>
          </w:p>
        </w:tc>
        <w:tc>
          <w:tcPr>
            <w:tcW w:w="4042" w:type="dxa"/>
            <w:tcBorders>
              <w:top w:val="nil"/>
              <w:left w:val="nil"/>
              <w:bottom w:val="nil"/>
              <w:right w:val="nil"/>
            </w:tcBorders>
          </w:tcPr>
          <w:p w14:paraId="73874DD1"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sz w:val="22"/>
                <w:szCs w:val="22"/>
              </w:rPr>
              <w:t>ACATAATATAT</w:t>
            </w:r>
            <w:r w:rsidRPr="00304304">
              <w:rPr>
                <w:rFonts w:ascii="Arial" w:hAnsi="Arial" w:cs="Arial"/>
                <w:color w:val="FF0000"/>
                <w:sz w:val="22"/>
                <w:szCs w:val="22"/>
                <w:u w:val="single"/>
              </w:rPr>
              <w:t>AACCC</w:t>
            </w:r>
            <w:r w:rsidRPr="00304304">
              <w:rPr>
                <w:rFonts w:ascii="Arial" w:hAnsi="Arial" w:cs="Arial"/>
                <w:color w:val="000000"/>
                <w:sz w:val="22"/>
                <w:szCs w:val="22"/>
              </w:rPr>
              <w:t>AACCTACCTT</w:t>
            </w:r>
          </w:p>
        </w:tc>
        <w:tc>
          <w:tcPr>
            <w:tcW w:w="1350" w:type="dxa"/>
            <w:tcBorders>
              <w:top w:val="nil"/>
              <w:left w:val="nil"/>
              <w:bottom w:val="nil"/>
              <w:right w:val="nil"/>
            </w:tcBorders>
          </w:tcPr>
          <w:p w14:paraId="28C13C98" w14:textId="77777777" w:rsidR="00206516" w:rsidRPr="00304304" w:rsidRDefault="00206516" w:rsidP="002918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rPr>
            </w:pPr>
            <w:r w:rsidRPr="00304304">
              <w:rPr>
                <w:rFonts w:ascii="Arial" w:hAnsi="Arial" w:cs="Arial"/>
                <w:color w:val="000000"/>
              </w:rPr>
              <w:t>non-CCC</w:t>
            </w:r>
          </w:p>
        </w:tc>
      </w:tr>
    </w:tbl>
    <w:p w14:paraId="3BE91EE3" w14:textId="6C90C324" w:rsidR="00AB1E84" w:rsidRPr="00AB1E84" w:rsidRDefault="00AB1E84" w:rsidP="00043CF5">
      <w:pPr>
        <w:rPr>
          <w:rFonts w:ascii="Arial" w:hAnsi="Arial" w:cs="Arial"/>
        </w:rPr>
      </w:pPr>
      <w:r>
        <w:rPr>
          <w:rFonts w:ascii="Arial" w:hAnsi="Arial" w:cs="Arial"/>
        </w:rPr>
        <w:t>HR=homopolymer run, CCC=change in copy count</w:t>
      </w:r>
    </w:p>
    <w:p w14:paraId="4F48F622" w14:textId="53909394" w:rsidR="00AB1E84" w:rsidRDefault="00AB1E84" w:rsidP="00043CF5">
      <w:pPr>
        <w:rPr>
          <w:rFonts w:ascii="Arial" w:hAnsi="Arial" w:cs="Arial"/>
          <w:b/>
        </w:rPr>
      </w:pPr>
    </w:p>
    <w:p w14:paraId="6C7A798B" w14:textId="053F7358" w:rsidR="00604CB7" w:rsidRDefault="00604CB7">
      <w:pPr>
        <w:rPr>
          <w:rFonts w:ascii="Arial" w:hAnsi="Arial" w:cs="Arial"/>
          <w:b/>
        </w:rPr>
      </w:pPr>
      <w:r>
        <w:rPr>
          <w:rFonts w:ascii="Arial" w:hAnsi="Arial" w:cs="Arial"/>
          <w:b/>
        </w:rPr>
        <w:br w:type="page"/>
      </w:r>
    </w:p>
    <w:p w14:paraId="0399F394" w14:textId="77777777" w:rsidR="00183BAE" w:rsidRPr="00444A65" w:rsidRDefault="00183BAE" w:rsidP="00043CF5">
      <w:pPr>
        <w:rPr>
          <w:rFonts w:ascii="Arial" w:hAnsi="Arial" w:cs="Arial"/>
          <w:b/>
        </w:rPr>
      </w:pPr>
      <w:r w:rsidRPr="00444A65">
        <w:rPr>
          <w:rFonts w:ascii="Arial" w:hAnsi="Arial" w:cs="Arial"/>
          <w:b/>
        </w:rPr>
        <w:lastRenderedPageBreak/>
        <w:t>Methods</w:t>
      </w:r>
    </w:p>
    <w:p w14:paraId="442233DB" w14:textId="77777777" w:rsidR="00183BAE" w:rsidRPr="00444A65" w:rsidRDefault="00183BAE" w:rsidP="00043CF5">
      <w:pPr>
        <w:rPr>
          <w:rFonts w:ascii="Arial" w:hAnsi="Arial" w:cs="Arial"/>
        </w:rPr>
      </w:pPr>
    </w:p>
    <w:p w14:paraId="6F2C3026" w14:textId="3981CF11" w:rsidR="00183BAE" w:rsidRPr="00444A65" w:rsidRDefault="00183BAE" w:rsidP="00043CF5">
      <w:pPr>
        <w:rPr>
          <w:rFonts w:ascii="Arial" w:hAnsi="Arial" w:cs="Arial"/>
          <w:b/>
        </w:rPr>
      </w:pPr>
      <w:r w:rsidRPr="00444A65">
        <w:rPr>
          <w:rFonts w:ascii="Arial" w:hAnsi="Arial" w:cs="Arial"/>
          <w:b/>
        </w:rPr>
        <w:t>Subjects, whole genome sequencing</w:t>
      </w:r>
      <w:r w:rsidR="00F227E2">
        <w:rPr>
          <w:rFonts w:ascii="Arial" w:hAnsi="Arial" w:cs="Arial"/>
          <w:b/>
        </w:rPr>
        <w:t>,</w:t>
      </w:r>
      <w:r w:rsidRPr="00444A65">
        <w:rPr>
          <w:rFonts w:ascii="Arial" w:hAnsi="Arial" w:cs="Arial"/>
          <w:b/>
        </w:rPr>
        <w:t xml:space="preserve"> and </w:t>
      </w:r>
      <w:r w:rsidRPr="00444A65">
        <w:rPr>
          <w:rFonts w:ascii="Arial" w:hAnsi="Arial" w:cs="Arial"/>
          <w:b/>
          <w:i/>
        </w:rPr>
        <w:t>de novo</w:t>
      </w:r>
      <w:r w:rsidRPr="00444A65">
        <w:rPr>
          <w:rFonts w:ascii="Arial" w:hAnsi="Arial" w:cs="Arial"/>
          <w:b/>
        </w:rPr>
        <w:t xml:space="preserve"> variant calling</w:t>
      </w:r>
    </w:p>
    <w:p w14:paraId="0D40089C" w14:textId="3D79B70F" w:rsidR="00183BAE" w:rsidRPr="00444A65" w:rsidRDefault="00183BAE" w:rsidP="00043CF5">
      <w:pPr>
        <w:ind w:firstLine="720"/>
        <w:rPr>
          <w:rFonts w:ascii="Arial" w:hAnsi="Arial" w:cs="Arial"/>
        </w:rPr>
      </w:pPr>
      <w:r w:rsidRPr="00444A65">
        <w:rPr>
          <w:rFonts w:ascii="Arial" w:hAnsi="Arial" w:cs="Arial"/>
        </w:rPr>
        <w:t>Patients and parents (</w:t>
      </w:r>
      <w:r w:rsidRPr="00444A65">
        <w:rPr>
          <w:rFonts w:ascii="Arial" w:hAnsi="Arial" w:cs="Arial"/>
          <w:i/>
        </w:rPr>
        <w:t>i.e.</w:t>
      </w:r>
      <w:r w:rsidRPr="00444A65">
        <w:rPr>
          <w:rFonts w:ascii="Arial" w:hAnsi="Arial" w:cs="Arial"/>
        </w:rPr>
        <w:t>, trios) were enrolled in the Pediatric Cardiac Genomics Consortium (PCGC) Congenital Heart Disease Network Study (CHD GENES: ClinicalTrials.gov identifier NCT01196182).</w:t>
      </w:r>
      <w:r w:rsidRPr="00444A65">
        <w:rPr>
          <w:rFonts w:ascii="Arial" w:hAnsi="Arial" w:cs="Arial"/>
        </w:rPr>
        <w:fldChar w:fldCharType="begin" w:fldLock="1"/>
      </w:r>
      <w:r w:rsidR="00145638">
        <w:rPr>
          <w:rFonts w:ascii="Arial" w:hAnsi="Arial" w:cs="Arial"/>
        </w:rPr>
        <w:instrText>ADDIN CSL_CITATION {"citationItems":[{"id":"ITEM-1","itemData":{"DOI":"10.1161/CIRCRESAHA.111.300297","ISSN":"1524-4571","PMID":"23410879","abstract":"Congenital heart defects (CHD) are the leading cause of infant mortality among birth defects, and later morbidities and premature mortality remain problematic. Although genetic factors contribute significantly to cause CHD, specific genetic lesions are unknown for most patients. The National Heart, Lung, and Blood Institute-funded Pediatric Cardiac Genomics Consortium established the Congenital Heart Disease Genetic Network Study to investigate relationships between genetic factors, clinical features, and outcomes in CHD. The Pediatric Cardiac Genomics Consortium comprises 6 main and 4 satellite sites at which subjects are recruited, and medical data and biospecimens (blood, saliva, cardiovascular tissue) are collected. Core infrastructure includes an administrative/data-coordinating center, biorepository, data hub, and core laboratories (genotyping, whole-exome sequencing, candidate gene evaluation, and variant confirmation). Eligibility includes all forms of CHD. Annual follow-up is obtained for probands &lt;1-year-old. Parents are enrolled whenever available. Enrollment from December 2010 to June 2012 comprised 3772 probands. One or both parents were enrolled for 72% of probands. Proband median age is 5.5 years. The one third enrolled at age &lt;1 year are contacted annually for follow-up information. The distribution of CHD favors more complex lesions. Approximately, 11% of probands have a genetic diagnosis. Adequate DNA is available from 97% and 91% of blood and saliva samples, respectively. Genomic analyses of probands with heterotaxy, atrial septal defects, conotruncal, and left ventricular outflow tract obstructive lesions are underway. The scientific community's use of Pediatric Cardiac Genomics Consortium resources is welcome.","author":[{"dropping-particle":"","family":"Gelb","given":"Bruce","non-dropping-particle":"","parse-names":false,"suffix":""},{"dropping-particle":"","family":"Brueckner","given":"Martina","non-dropping-particle":"","parse-names":false,"suffix":""},{"dropping-particle":"","family":"Chung","given":"Wendy","non-dropping-particle":"","parse-names":false,"suffix":""},{"dropping-particle":"","family":"Goldmuntz","given":"Elizabeth","non-dropping-particle":"","parse-names":false,"suffix":""},{"dropping-particle":"","family":"Kaltman","given":"Jonathan","non-dropping-particle":"","parse-names":false,"suffix":""},{"dropping-particle":"","family":"Kaski","given":"Juan Pablo","non-dropping-particle":"","parse-names":false,"suffix":""},{"dropping-particle":"","family":"Kim","given":"Richard","non-dropping-particle":"","parse-names":false,"suffix":""},{"dropping-particle":"","family":"Kline","given":"Jennie","non-dropping-particle":"","parse-names":false,"suffix":""},{"dropping-particle":"","family":"Mercer-Rosa","given":"Laura","non-dropping-particle":"","parse-names":false,"suffix":""},{"dropping-particle":"","family":"Porter","given":"George","non-dropping-particle":"","parse-names":false,"suffix":""},{"dropping-particle":"","family":"Roberts","given":"Amy","non-dropping-particle":"","parse-names":false,"suffix":""},{"dropping-particle":"","family":"Rosenberg","given":"Ellen","non-dropping-particle":"","parse-names":false,"suffix":""},{"dropping-particle":"","family":"Seiden","given":"Howard","non-dropping-particle":"","parse-names":false,"suffix":""},{"dropping-particle":"","family":"Seidman","given":"Christine","non-dropping-particle":"","parse-names":false,"suffix":""},{"dropping-particle":"","family":"Sleeper","given":"Lynn","non-dropping-particle":"","parse-names":false,"suffix":""},{"dropping-particle":"","family":"Tennstedt","given":"Sharon","non-dropping-particle":"","parse-names":false,"suffix":""},{"dropping-particle":"","family":"Schramm","given":"Charlene","non-dropping-particle":"","parse-names":false,"suffix":""},{"dropping-particle":"","family":"Burns","given":"Kristin","non-dropping-particle":"","parse-names":false,"suffix":""},{"dropping-particle":"","family":"Pearson","given":"Gail","non-dropping-particle":"","parse-names":false,"suffix":""}],"container-title":"Circulation research","id":"ITEM-1","issue":"4","issued":{"date-parts":[["2013","3","15"]]},"page":"698-706","title":"The Congenital Heart Disease Genetic Network Study: rationale, design, and early results.","type":"article-journal","volume":"112"},"uris":["http://www.mendeley.com/documents/?uuid=0bd894d8-95aa-4336-8976-e73a2cc17e33"]}],"mendeley":{"formattedCitation":"&lt;sup&gt;6&lt;/sup&gt;","plainTextFormattedCitation":"6","previouslyFormattedCitation":"&lt;sup&gt;6&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6</w:t>
      </w:r>
      <w:r w:rsidRPr="00444A65">
        <w:rPr>
          <w:rFonts w:ascii="Arial" w:hAnsi="Arial" w:cs="Arial"/>
        </w:rPr>
        <w:fldChar w:fldCharType="end"/>
      </w:r>
      <w:r w:rsidRPr="00444A65">
        <w:rPr>
          <w:rFonts w:ascii="Arial" w:hAnsi="Arial" w:cs="Arial"/>
        </w:rPr>
        <w:t xml:space="preserve"> The protocols were approved by the Institutional Review Boards of Boston’s Children’s Hospital, Brigham and Women’s Hospital, Children’s Hospital of Los Angeles, Children’s Hospital of Philadelphia, Columbia University Medical Center, Great Ormond Street Hospital, Icahn School of Medicine at Mount Sinai, Rochester School of Medicine and Dentistry, Steven and Alexandra Cohen Children’s Medical Center of New York, and Yale School of Medicine. All subjects or their parents provided informed consent.</w:t>
      </w:r>
    </w:p>
    <w:p w14:paraId="6C97043D" w14:textId="087C4E70" w:rsidR="00183BAE" w:rsidRPr="00444A65" w:rsidRDefault="00183BAE" w:rsidP="00043CF5">
      <w:pPr>
        <w:ind w:firstLine="720"/>
        <w:rPr>
          <w:rFonts w:ascii="Arial" w:hAnsi="Arial" w:cs="Arial"/>
        </w:rPr>
      </w:pPr>
      <w:r w:rsidRPr="00444A65">
        <w:rPr>
          <w:rFonts w:ascii="Arial" w:hAnsi="Arial" w:cs="Arial"/>
          <w:i/>
          <w:u w:val="single"/>
        </w:rPr>
        <w:t>Pacific Biosciences (PacBio) long-read sequencing:</w:t>
      </w:r>
      <w:r w:rsidRPr="00444A65">
        <w:rPr>
          <w:rFonts w:ascii="Arial" w:hAnsi="Arial" w:cs="Arial"/>
        </w:rPr>
        <w:t xml:space="preserve"> DNAs of 10 PCGC patients were sequenced with PacBio long-read sequencing to a </w:t>
      </w:r>
      <w:r w:rsidR="008D3B65">
        <w:rPr>
          <w:rFonts w:ascii="Arial" w:hAnsi="Arial" w:cs="Arial"/>
        </w:rPr>
        <w:t xml:space="preserve">target </w:t>
      </w:r>
      <w:r w:rsidRPr="00444A65">
        <w:rPr>
          <w:rFonts w:ascii="Arial" w:hAnsi="Arial" w:cs="Arial"/>
        </w:rPr>
        <w:t xml:space="preserve">depth of </w:t>
      </w:r>
      <w:r w:rsidR="008D3B65">
        <w:rPr>
          <w:rFonts w:ascii="Arial" w:hAnsi="Arial" w:cs="Arial"/>
        </w:rPr>
        <w:t>10</w:t>
      </w:r>
      <w:r w:rsidRPr="00444A65">
        <w:rPr>
          <w:rFonts w:ascii="Arial" w:hAnsi="Arial" w:cs="Arial"/>
        </w:rPr>
        <w:t>x.</w:t>
      </w:r>
    </w:p>
    <w:p w14:paraId="788A8182" w14:textId="46BE73BC" w:rsidR="00183BAE" w:rsidRPr="00444A65" w:rsidRDefault="00183BAE" w:rsidP="00043CF5">
      <w:pPr>
        <w:ind w:firstLine="720"/>
        <w:rPr>
          <w:rFonts w:ascii="Arial" w:hAnsi="Arial" w:cs="Arial"/>
        </w:rPr>
      </w:pPr>
      <w:r w:rsidRPr="00444A65">
        <w:rPr>
          <w:rFonts w:ascii="Arial" w:hAnsi="Arial" w:cs="Arial"/>
          <w:i/>
          <w:u w:val="single"/>
        </w:rPr>
        <w:t>Illumina short-read sequencing:</w:t>
      </w:r>
      <w:r w:rsidRPr="00444A65">
        <w:rPr>
          <w:rFonts w:ascii="Arial" w:hAnsi="Arial" w:cs="Arial"/>
        </w:rPr>
        <w:t xml:space="preserve"> DNAs of PCGC samples underwent short-read sequencing at the Broad Institute for Genomic Services. Genomic DNAs from venous blood or saliva were prepared for sequencing using a PCR-free library preparation. All samples were sequenced on an Illumina Hi-</w:t>
      </w:r>
      <w:proofErr w:type="spellStart"/>
      <w:r w:rsidRPr="00444A65">
        <w:rPr>
          <w:rFonts w:ascii="Arial" w:hAnsi="Arial" w:cs="Arial"/>
        </w:rPr>
        <w:t>Seq</w:t>
      </w:r>
      <w:proofErr w:type="spellEnd"/>
      <w:r w:rsidRPr="00444A65">
        <w:rPr>
          <w:rFonts w:ascii="Arial" w:hAnsi="Arial" w:cs="Arial"/>
        </w:rPr>
        <w:t xml:space="preserve"> X Ten with 150-bp paired reads to a median depth &gt;30x per individual. Alignment, variant calling, and </w:t>
      </w:r>
      <w:r w:rsidRPr="00444A65">
        <w:rPr>
          <w:rFonts w:ascii="Arial" w:hAnsi="Arial" w:cs="Arial"/>
          <w:i/>
        </w:rPr>
        <w:t>de novo</w:t>
      </w:r>
      <w:r w:rsidRPr="00444A65">
        <w:rPr>
          <w:rFonts w:ascii="Arial" w:hAnsi="Arial" w:cs="Arial"/>
        </w:rPr>
        <w:t xml:space="preserve"> identification were performed as described previously (</w:t>
      </w:r>
      <w:r w:rsidRPr="00AD0C3F">
        <w:rPr>
          <w:rFonts w:ascii="Arial" w:hAnsi="Arial" w:cs="Arial"/>
          <w:color w:val="FF0000"/>
        </w:rPr>
        <w:t>cite WGS paper</w:t>
      </w:r>
      <w:r w:rsidRPr="00444A65">
        <w:rPr>
          <w:rFonts w:ascii="Arial" w:hAnsi="Arial" w:cs="Arial"/>
        </w:rPr>
        <w:t>).</w:t>
      </w:r>
    </w:p>
    <w:p w14:paraId="7497410C" w14:textId="77777777" w:rsidR="00183BAE" w:rsidRPr="00444A65" w:rsidRDefault="00183BAE" w:rsidP="00043CF5">
      <w:pPr>
        <w:rPr>
          <w:rFonts w:ascii="Arial" w:hAnsi="Arial" w:cs="Arial"/>
        </w:rPr>
      </w:pPr>
    </w:p>
    <w:p w14:paraId="69A76E0E" w14:textId="77777777" w:rsidR="00183BAE" w:rsidRPr="00444A65" w:rsidRDefault="00183BAE" w:rsidP="00043CF5">
      <w:pPr>
        <w:rPr>
          <w:rFonts w:ascii="Arial" w:hAnsi="Arial" w:cs="Arial"/>
        </w:rPr>
      </w:pPr>
      <w:r w:rsidRPr="00444A65">
        <w:rPr>
          <w:rFonts w:ascii="Arial" w:hAnsi="Arial" w:cs="Arial"/>
          <w:b/>
        </w:rPr>
        <w:t>Phasing</w:t>
      </w:r>
    </w:p>
    <w:p w14:paraId="5736034C" w14:textId="79281D09" w:rsidR="00183BAE" w:rsidRPr="00444A65" w:rsidRDefault="00183BAE" w:rsidP="00043CF5">
      <w:pPr>
        <w:ind w:firstLine="720"/>
        <w:rPr>
          <w:rFonts w:ascii="Arial" w:hAnsi="Arial" w:cs="Arial"/>
        </w:rPr>
      </w:pPr>
      <w:proofErr w:type="spellStart"/>
      <w:r w:rsidRPr="00444A65">
        <w:rPr>
          <w:rFonts w:ascii="Arial" w:hAnsi="Arial" w:cs="Arial"/>
        </w:rPr>
        <w:t>Whatshap</w:t>
      </w:r>
      <w:proofErr w:type="spellEnd"/>
      <w:r w:rsidRPr="00444A65">
        <w:rPr>
          <w:rFonts w:ascii="Arial" w:hAnsi="Arial" w:cs="Arial"/>
        </w:rPr>
        <w:t xml:space="preserve"> (0.16) was used to phase DNVs through read-back phasing</w:t>
      </w:r>
      <w:r w:rsidR="00865E09">
        <w:rPr>
          <w:rFonts w:ascii="Arial" w:hAnsi="Arial" w:cs="Arial"/>
        </w:rPr>
        <w:t xml:space="preserve"> (also known as read-pair tracing)</w:t>
      </w:r>
      <w:r w:rsidRPr="00444A65">
        <w:rPr>
          <w:rFonts w:ascii="Arial" w:hAnsi="Arial" w:cs="Arial"/>
        </w:rPr>
        <w:t>.</w:t>
      </w:r>
      <w:r w:rsidRPr="00444A65">
        <w:rPr>
          <w:rFonts w:ascii="Arial" w:hAnsi="Arial" w:cs="Arial"/>
        </w:rPr>
        <w:fldChar w:fldCharType="begin" w:fldLock="1"/>
      </w:r>
      <w:r w:rsidR="00145638">
        <w:rPr>
          <w:rFonts w:ascii="Arial" w:hAnsi="Arial" w:cs="Arial"/>
        </w:rPr>
        <w:instrText>ADDIN CSL_CITATION {"citationItems":[{"id":"ITEM-1","itemData":{"DOI":"10.1101/085050","abstract":"Read-based phasing allows to reconstruct the haplotype structure of a sample purely from sequencing reads. While phasing is a required step for answering questions about population genetics, compound heterozygosity, and to aid in clinical decision making, there has been a lack of an accurate, usable and standards-based software. WhatsHap is a production-ready tool for highly accurate read-based phasing. It was designed from the beginning to leverage third-generation sequencing technologies, whose long reads can span many variants and are therefore ideal for phasing. WhatsHap works also well with second-generation data, is easy to use and will phase not only SNVs, but also indels and other variants. It is unique in its ability to combine read-based with genetic phasing, allowing to further improve accuracy if multiple related samples are provided.","author":[{"dropping-particle":"","family":"Martin","given":"Marcel","non-dropping-particle":"","parse-names":false,"suffix":""},{"dropping-particle":"","family":"Patterson","given":"Murray","non-dropping-particle":"","parse-names":false,"suffix":""},{"dropping-particle":"","family":"Garg","given":"Shilpa","non-dropping-particle":"","parse-names":false,"suffix":""},{"dropping-particle":"","family":"Fischer","given":"Sarah O.","non-dropping-particle":"","parse-names":false,"suffix":""},{"dropping-particle":"","family":"Pisanti","given":"Nadia","non-dropping-particle":"","parse-names":false,"suffix":""},{"dropping-particle":"","family":"Klau","given":"Gunnar W.","non-dropping-particle":"","parse-names":false,"suffix":""},{"dropping-particle":"","family":"Schoenhuth","given":"Alexander","non-dropping-particle":"","parse-names":false,"suffix":""},{"dropping-particle":"","family":"Marschall","given":"Tobias","non-dropping-particle":"","parse-names":false,"suffix":""}],"container-title":"bioRxiv","id":"ITEM-1","issued":{"date-parts":[["2016","11","14"]]},"page":"085050","publisher":"Cold Spring Harbor Laboratory","title":"WhatsHap: fast and accurate read-based phasing","type":"article-journal"},"uris":["http://www.mendeley.com/documents/?uuid=f13fa170-28b4-3340-81ba-b61e8e5fae46"]}],"mendeley":{"formattedCitation":"&lt;sup&gt;7&lt;/sup&gt;","plainTextFormattedCitation":"7","previouslyFormattedCitation":"&lt;sup&gt;7&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7</w:t>
      </w:r>
      <w:r w:rsidRPr="00444A65">
        <w:rPr>
          <w:rFonts w:ascii="Arial" w:hAnsi="Arial" w:cs="Arial"/>
        </w:rPr>
        <w:fldChar w:fldCharType="end"/>
      </w:r>
      <w:r w:rsidRPr="00444A65">
        <w:rPr>
          <w:rFonts w:ascii="Arial" w:hAnsi="Arial" w:cs="Arial"/>
        </w:rPr>
        <w:t xml:space="preserve"> Inputs were either the short- and long-read alignment files, the trio VCF generated from Illumina short-read sequencing. Indels were used for short- but not long-read phasing (</w:t>
      </w:r>
      <w:r w:rsidRPr="00444A65">
        <w:rPr>
          <w:rFonts w:ascii="Arial" w:hAnsi="Arial" w:cs="Arial"/>
          <w:i/>
        </w:rPr>
        <w:t>i.e.</w:t>
      </w:r>
      <w:r w:rsidRPr="00444A65">
        <w:rPr>
          <w:rFonts w:ascii="Arial" w:hAnsi="Arial" w:cs="Arial"/>
        </w:rPr>
        <w:t xml:space="preserve">, did not use </w:t>
      </w:r>
      <w:proofErr w:type="spellStart"/>
      <w:r w:rsidRPr="00444A65">
        <w:rPr>
          <w:rFonts w:ascii="Arial" w:hAnsi="Arial" w:cs="Arial"/>
        </w:rPr>
        <w:t>whatshap</w:t>
      </w:r>
      <w:proofErr w:type="spellEnd"/>
      <w:r w:rsidRPr="00444A65">
        <w:rPr>
          <w:rFonts w:ascii="Arial" w:hAnsi="Arial" w:cs="Arial"/>
        </w:rPr>
        <w:t xml:space="preserve"> --indel flag for PacBio data). The output was a phased VCF, with the full trio and the proband’s variants phased.</w:t>
      </w:r>
    </w:p>
    <w:p w14:paraId="4E29703F" w14:textId="77777777" w:rsidR="00183BAE" w:rsidRPr="00444A65" w:rsidRDefault="00183BAE" w:rsidP="00043CF5">
      <w:pPr>
        <w:ind w:firstLine="720"/>
        <w:rPr>
          <w:rFonts w:ascii="Arial" w:hAnsi="Arial" w:cs="Arial"/>
        </w:rPr>
      </w:pPr>
      <w:r w:rsidRPr="00444A65">
        <w:rPr>
          <w:rFonts w:ascii="Arial" w:hAnsi="Arial" w:cs="Arial"/>
        </w:rPr>
        <w:t xml:space="preserve">Following phasing, DNVs were programmatically assigned to the parent of origin. </w:t>
      </w:r>
      <w:proofErr w:type="spellStart"/>
      <w:r w:rsidRPr="00444A65">
        <w:rPr>
          <w:rFonts w:ascii="Arial" w:hAnsi="Arial" w:cs="Arial"/>
        </w:rPr>
        <w:t>Whasthap</w:t>
      </w:r>
      <w:proofErr w:type="spellEnd"/>
      <w:r w:rsidRPr="00444A65">
        <w:rPr>
          <w:rFonts w:ascii="Arial" w:hAnsi="Arial" w:cs="Arial"/>
        </w:rPr>
        <w:t xml:space="preserve"> was used to generate a GTF from the phased VCF, where the GTF genomic coordinates represented haplotype blocks of contiguously phased variants. DNVs were assigned to a parent of origin if ≥85% of informative variants in (</w:t>
      </w:r>
      <w:r w:rsidRPr="00444A65">
        <w:rPr>
          <w:rFonts w:ascii="Arial" w:hAnsi="Arial" w:cs="Arial"/>
          <w:i/>
        </w:rPr>
        <w:t>i.e.</w:t>
      </w:r>
      <w:r w:rsidRPr="00444A65">
        <w:rPr>
          <w:rFonts w:ascii="Arial" w:hAnsi="Arial" w:cs="Arial"/>
        </w:rPr>
        <w:t>, variants in a haplotype block) were assigned to that parent.</w:t>
      </w:r>
    </w:p>
    <w:p w14:paraId="26C40179" w14:textId="550F29FB" w:rsidR="00183BAE" w:rsidRDefault="00183BAE" w:rsidP="00043CF5">
      <w:pPr>
        <w:ind w:firstLine="720"/>
        <w:rPr>
          <w:rFonts w:ascii="Arial" w:hAnsi="Arial" w:cs="Arial"/>
        </w:rPr>
      </w:pPr>
      <w:r w:rsidRPr="00444A65">
        <w:rPr>
          <w:rFonts w:ascii="Arial" w:hAnsi="Arial" w:cs="Arial"/>
        </w:rPr>
        <w:t xml:space="preserve">For PacBio data, </w:t>
      </w:r>
      <w:r w:rsidRPr="00444A65">
        <w:rPr>
          <w:rFonts w:ascii="Arial" w:hAnsi="Arial" w:cs="Arial"/>
          <w:i/>
        </w:rPr>
        <w:t>de novo</w:t>
      </w:r>
      <w:r w:rsidRPr="00444A65">
        <w:rPr>
          <w:rFonts w:ascii="Arial" w:hAnsi="Arial" w:cs="Arial"/>
        </w:rPr>
        <w:t xml:space="preserve"> indels were phased manually with the Integrative Genomics Viewer (IGV).</w:t>
      </w:r>
      <w:r w:rsidRPr="00444A65">
        <w:rPr>
          <w:rFonts w:ascii="Arial" w:hAnsi="Arial" w:cs="Arial"/>
        </w:rPr>
        <w:fldChar w:fldCharType="begin" w:fldLock="1"/>
      </w:r>
      <w:r w:rsidR="00145638">
        <w:rPr>
          <w:rFonts w:ascii="Arial" w:hAnsi="Arial" w:cs="Arial"/>
        </w:rPr>
        <w:instrText>ADDIN CSL_CITATION {"citationItems":[{"id":"ITEM-1","itemData":{"DOI":"10.1038/nbt.1754","ISSN":"1546-1696","PMID":"21221095","author":[{"dropping-particle":"","family":"Robinson","given":"James T","non-dropping-particle":"","parse-names":false,"suffix":""},{"dropping-particle":"","family":"Thorvaldsdóttir","given":"Helga","non-dropping-particle":"","parse-names":false,"suffix":""},{"dropping-particle":"","family":"Winckler","given":"Wendy","non-dropping-particle":"","parse-names":false,"suffix":""},{"dropping-particle":"","family":"Guttman","given":"Mitchell","non-dropping-particle":"","parse-names":false,"suffix":""},{"dropping-particle":"","family":"Lander","given":"Eric S","non-dropping-particle":"","parse-names":false,"suffix":""},{"dropping-particle":"","family":"Getz","given":"Gad","non-dropping-particle":"","parse-names":false,"suffix":""},{"dropping-particle":"","family":"Mesirov","given":"Jill P","non-dropping-particle":"","parse-names":false,"suffix":""}],"container-title":"Nature biotechnology","id":"ITEM-1","issue":"1","issued":{"date-parts":[["2011","1"]]},"page":"24-6","publisher":"Nature Publishing Group, a division of Macmillan Publishers Limited. All Rights Reserved.","title":"Integrative genomics viewer.","title-short":"Nat Biotech","type":"article-journal","volume":"29"},"uris":["http://www.mendeley.com/documents/?uuid=c90bcd59-0274-4242-b9d7-1f8afdb472e3"]}],"mendeley":{"formattedCitation":"&lt;sup&gt;8&lt;/sup&gt;","plainTextFormattedCitation":"8","previouslyFormattedCitation":"&lt;sup&gt;8&lt;/sup&gt;"},"properties":{"noteIndex":0},"schema":"https://github.com/citation-style-language/schema/raw/master/csl-citation.json"}</w:instrText>
      </w:r>
      <w:r w:rsidRPr="00444A65">
        <w:rPr>
          <w:rFonts w:ascii="Arial" w:hAnsi="Arial" w:cs="Arial"/>
        </w:rPr>
        <w:fldChar w:fldCharType="separate"/>
      </w:r>
      <w:r w:rsidR="00D47E24" w:rsidRPr="00D47E24">
        <w:rPr>
          <w:rFonts w:ascii="Arial" w:hAnsi="Arial" w:cs="Arial"/>
          <w:noProof/>
          <w:vertAlign w:val="superscript"/>
        </w:rPr>
        <w:t>8</w:t>
      </w:r>
      <w:r w:rsidRPr="00444A65">
        <w:rPr>
          <w:rFonts w:ascii="Arial" w:hAnsi="Arial" w:cs="Arial"/>
        </w:rPr>
        <w:fldChar w:fldCharType="end"/>
      </w:r>
      <w:r w:rsidRPr="00444A65">
        <w:rPr>
          <w:rFonts w:ascii="Arial" w:hAnsi="Arial" w:cs="Arial"/>
        </w:rPr>
        <w:t xml:space="preserve"> For each </w:t>
      </w:r>
      <w:r w:rsidRPr="00444A65">
        <w:rPr>
          <w:rFonts w:ascii="Arial" w:hAnsi="Arial" w:cs="Arial"/>
          <w:i/>
        </w:rPr>
        <w:t>de novo</w:t>
      </w:r>
      <w:r w:rsidRPr="00444A65">
        <w:rPr>
          <w:rFonts w:ascii="Arial" w:hAnsi="Arial" w:cs="Arial"/>
        </w:rPr>
        <w:t xml:space="preserve"> indel, we identified the 2-5 highest confidence reads (with Reference/Alternative alleles). These reads were highlighted with IGV and we identified inherited single nucleotide variants (SNVs) on the informative reads. We then assigned the </w:t>
      </w:r>
      <w:r w:rsidRPr="00444A65">
        <w:rPr>
          <w:rFonts w:ascii="Arial" w:hAnsi="Arial" w:cs="Arial"/>
          <w:i/>
        </w:rPr>
        <w:t xml:space="preserve">de novo </w:t>
      </w:r>
      <w:r w:rsidRPr="00444A65">
        <w:rPr>
          <w:rFonts w:ascii="Arial" w:hAnsi="Arial" w:cs="Arial"/>
        </w:rPr>
        <w:t xml:space="preserve">indel to the parent of origin if all SNVs on the informative reads were in agreement. We validated this heuristic approach with the </w:t>
      </w:r>
      <w:r w:rsidRPr="00444A65">
        <w:rPr>
          <w:rFonts w:ascii="Arial" w:hAnsi="Arial" w:cs="Arial"/>
          <w:i/>
        </w:rPr>
        <w:t>de novo</w:t>
      </w:r>
      <w:r w:rsidRPr="00444A65">
        <w:rPr>
          <w:rFonts w:ascii="Arial" w:hAnsi="Arial" w:cs="Arial"/>
        </w:rPr>
        <w:t xml:space="preserve"> indels phased using Illumina short-read sequencing. IGV plots used for </w:t>
      </w:r>
      <w:r w:rsidRPr="00444A65">
        <w:rPr>
          <w:rFonts w:ascii="Arial" w:hAnsi="Arial" w:cs="Arial"/>
          <w:i/>
        </w:rPr>
        <w:t>de novo</w:t>
      </w:r>
      <w:r w:rsidRPr="00444A65">
        <w:rPr>
          <w:rFonts w:ascii="Arial" w:hAnsi="Arial" w:cs="Arial"/>
        </w:rPr>
        <w:t xml:space="preserve"> indel phasing are provided in the code repository (see </w:t>
      </w:r>
      <w:r w:rsidRPr="00444A65">
        <w:rPr>
          <w:rFonts w:ascii="Arial" w:hAnsi="Arial" w:cs="Arial"/>
          <w:b/>
        </w:rPr>
        <w:t>URLs</w:t>
      </w:r>
      <w:r w:rsidRPr="00444A65">
        <w:rPr>
          <w:rFonts w:ascii="Arial" w:hAnsi="Arial" w:cs="Arial"/>
        </w:rPr>
        <w:t>).</w:t>
      </w:r>
    </w:p>
    <w:p w14:paraId="538996D6" w14:textId="43D809B3" w:rsidR="00E9253D" w:rsidRDefault="00687BC2" w:rsidP="00043CF5">
      <w:pPr>
        <w:ind w:firstLine="720"/>
        <w:rPr>
          <w:rFonts w:ascii="Arial" w:hAnsi="Arial" w:cs="Arial"/>
        </w:rPr>
      </w:pPr>
      <w:r>
        <w:rPr>
          <w:rFonts w:ascii="Arial" w:hAnsi="Arial" w:cs="Arial"/>
        </w:rPr>
        <w:t>T</w:t>
      </w:r>
      <w:r w:rsidR="00E9253D">
        <w:rPr>
          <w:rFonts w:ascii="Arial" w:hAnsi="Arial" w:cs="Arial"/>
        </w:rPr>
        <w:t xml:space="preserve">hree-generation haplotype phasing </w:t>
      </w:r>
      <w:r w:rsidR="00D67FC7">
        <w:rPr>
          <w:rFonts w:ascii="Arial" w:hAnsi="Arial" w:cs="Arial"/>
        </w:rPr>
        <w:t>results were downloaded from</w:t>
      </w:r>
      <w:r w:rsidR="00582B3C">
        <w:rPr>
          <w:rFonts w:ascii="Arial" w:hAnsi="Arial" w:cs="Arial"/>
        </w:rPr>
        <w:t xml:space="preserve"> </w:t>
      </w:r>
      <w:r w:rsidR="00D67FC7">
        <w:rPr>
          <w:rFonts w:ascii="Arial" w:hAnsi="Arial" w:cs="Arial"/>
        </w:rPr>
        <w:t>Supplement</w:t>
      </w:r>
      <w:r w:rsidR="007316D1">
        <w:rPr>
          <w:rFonts w:ascii="Arial" w:hAnsi="Arial" w:cs="Arial"/>
        </w:rPr>
        <w:t xml:space="preserve">al </w:t>
      </w:r>
      <w:r w:rsidR="00AD2D19">
        <w:rPr>
          <w:rFonts w:ascii="Arial" w:hAnsi="Arial" w:cs="Arial"/>
        </w:rPr>
        <w:t>Data</w:t>
      </w:r>
      <w:r w:rsidR="00D67FC7">
        <w:rPr>
          <w:rFonts w:ascii="Arial" w:hAnsi="Arial" w:cs="Arial"/>
        </w:rPr>
        <w:t>.</w:t>
      </w:r>
      <w:r w:rsidR="00635ABA">
        <w:rPr>
          <w:rFonts w:ascii="Arial" w:hAnsi="Arial" w:cs="Arial"/>
        </w:rPr>
        <w:fldChar w:fldCharType="begin" w:fldLock="1"/>
      </w:r>
      <w:r w:rsidR="00145638">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35ABA">
        <w:rPr>
          <w:rFonts w:ascii="Arial" w:hAnsi="Arial" w:cs="Arial"/>
        </w:rPr>
        <w:fldChar w:fldCharType="separate"/>
      </w:r>
      <w:r w:rsidR="00D47E24" w:rsidRPr="00D47E24">
        <w:rPr>
          <w:rFonts w:ascii="Arial" w:hAnsi="Arial" w:cs="Arial"/>
          <w:noProof/>
          <w:vertAlign w:val="superscript"/>
        </w:rPr>
        <w:t>5</w:t>
      </w:r>
      <w:r w:rsidR="00635ABA">
        <w:rPr>
          <w:rFonts w:ascii="Arial" w:hAnsi="Arial" w:cs="Arial"/>
        </w:rPr>
        <w:fldChar w:fldCharType="end"/>
      </w:r>
    </w:p>
    <w:p w14:paraId="6ED0FC04" w14:textId="0E99BC3C" w:rsidR="0097143B" w:rsidRDefault="0097143B" w:rsidP="00043CF5">
      <w:pPr>
        <w:rPr>
          <w:rFonts w:ascii="Arial" w:hAnsi="Arial" w:cs="Arial"/>
        </w:rPr>
      </w:pPr>
    </w:p>
    <w:p w14:paraId="3AD70F2E" w14:textId="783646FA" w:rsidR="003C523A" w:rsidRDefault="003C523A" w:rsidP="00043CF5">
      <w:pPr>
        <w:rPr>
          <w:rFonts w:ascii="Arial" w:hAnsi="Arial" w:cs="Arial"/>
          <w:b/>
        </w:rPr>
      </w:pPr>
      <w:r>
        <w:rPr>
          <w:rFonts w:ascii="Arial" w:hAnsi="Arial" w:cs="Arial"/>
          <w:b/>
        </w:rPr>
        <w:t xml:space="preserve">Replicating </w:t>
      </w:r>
      <w:r w:rsidRPr="003C523A">
        <w:rPr>
          <w:rFonts w:ascii="Arial" w:hAnsi="Arial" w:cs="Arial"/>
          <w:b/>
          <w:i/>
        </w:rPr>
        <w:t>de novo</w:t>
      </w:r>
      <w:r>
        <w:rPr>
          <w:rFonts w:ascii="Arial" w:hAnsi="Arial" w:cs="Arial"/>
          <w:b/>
        </w:rPr>
        <w:t xml:space="preserve"> SNV results</w:t>
      </w:r>
    </w:p>
    <w:p w14:paraId="554DE612" w14:textId="16C96BC8" w:rsidR="003C523A" w:rsidRPr="00027E94" w:rsidRDefault="009B44E9" w:rsidP="00027E94">
      <w:pPr>
        <w:ind w:firstLine="720"/>
        <w:rPr>
          <w:rFonts w:ascii="Arial" w:hAnsi="Arial" w:cs="Arial"/>
        </w:rPr>
      </w:pPr>
      <w:r w:rsidRPr="00027E94">
        <w:rPr>
          <w:rFonts w:ascii="Arial" w:hAnsi="Arial" w:cs="Arial"/>
        </w:rPr>
        <w:t>Variants were classif</w:t>
      </w:r>
      <w:r w:rsidR="00213428">
        <w:rPr>
          <w:rFonts w:ascii="Arial" w:hAnsi="Arial" w:cs="Arial"/>
        </w:rPr>
        <w:t xml:space="preserve">ied into one of eight mutational groups (C&gt;A, C&gt;G, </w:t>
      </w:r>
      <w:r w:rsidR="00EC3E38">
        <w:rPr>
          <w:rFonts w:ascii="Arial" w:hAnsi="Arial" w:cs="Arial"/>
        </w:rPr>
        <w:t xml:space="preserve">C&gt;T, </w:t>
      </w:r>
      <w:r w:rsidR="00213428">
        <w:rPr>
          <w:rFonts w:ascii="Arial" w:hAnsi="Arial" w:cs="Arial"/>
        </w:rPr>
        <w:t>T&gt;A, T&gt;C,</w:t>
      </w:r>
      <w:r w:rsidR="00576E27">
        <w:rPr>
          <w:rFonts w:ascii="Arial" w:hAnsi="Arial" w:cs="Arial"/>
        </w:rPr>
        <w:t xml:space="preserve"> T&gt;G,</w:t>
      </w:r>
      <w:r w:rsidR="00213428">
        <w:rPr>
          <w:rFonts w:ascii="Arial" w:hAnsi="Arial" w:cs="Arial"/>
        </w:rPr>
        <w:t xml:space="preserve"> CpG&gt;</w:t>
      </w:r>
      <w:proofErr w:type="spellStart"/>
      <w:r w:rsidR="00213428">
        <w:rPr>
          <w:rFonts w:ascii="Arial" w:hAnsi="Arial" w:cs="Arial"/>
        </w:rPr>
        <w:t>TpG</w:t>
      </w:r>
      <w:proofErr w:type="spellEnd"/>
      <w:r w:rsidR="00213428">
        <w:rPr>
          <w:rFonts w:ascii="Arial" w:hAnsi="Arial" w:cs="Arial"/>
        </w:rPr>
        <w:t xml:space="preserve">, </w:t>
      </w:r>
      <w:r w:rsidR="00C82FFA">
        <w:rPr>
          <w:rFonts w:ascii="Arial" w:hAnsi="Arial" w:cs="Arial"/>
        </w:rPr>
        <w:t xml:space="preserve">and </w:t>
      </w:r>
      <w:r w:rsidR="00213428">
        <w:rPr>
          <w:rFonts w:ascii="Arial" w:hAnsi="Arial" w:cs="Arial"/>
        </w:rPr>
        <w:t>indel)</w:t>
      </w:r>
      <w:r w:rsidR="00282572">
        <w:rPr>
          <w:rFonts w:ascii="Arial" w:hAnsi="Arial" w:cs="Arial"/>
        </w:rPr>
        <w:t xml:space="preserve">, with reverse complements grouped together </w:t>
      </w:r>
      <w:r w:rsidR="00282572">
        <w:rPr>
          <w:rFonts w:ascii="Arial" w:hAnsi="Arial" w:cs="Arial"/>
        </w:rPr>
        <w:lastRenderedPageBreak/>
        <w:t>(</w:t>
      </w:r>
      <w:r w:rsidR="00282572" w:rsidRPr="00C45F15">
        <w:rPr>
          <w:rFonts w:ascii="Arial" w:hAnsi="Arial" w:cs="Arial"/>
          <w:i/>
        </w:rPr>
        <w:t>e.g.</w:t>
      </w:r>
      <w:r w:rsidR="00282572">
        <w:rPr>
          <w:rFonts w:ascii="Arial" w:hAnsi="Arial" w:cs="Arial"/>
        </w:rPr>
        <w:t>, C&gt;</w:t>
      </w:r>
      <w:r w:rsidR="00CF6001">
        <w:rPr>
          <w:rFonts w:ascii="Arial" w:hAnsi="Arial" w:cs="Arial"/>
        </w:rPr>
        <w:t>T</w:t>
      </w:r>
      <w:r w:rsidR="00282572">
        <w:rPr>
          <w:rFonts w:ascii="Arial" w:hAnsi="Arial" w:cs="Arial"/>
        </w:rPr>
        <w:t xml:space="preserve"> and </w:t>
      </w:r>
      <w:r w:rsidR="00714BEE">
        <w:rPr>
          <w:rFonts w:ascii="Arial" w:hAnsi="Arial" w:cs="Arial"/>
        </w:rPr>
        <w:t>G</w:t>
      </w:r>
      <w:r w:rsidR="00282572">
        <w:rPr>
          <w:rFonts w:ascii="Arial" w:hAnsi="Arial" w:cs="Arial"/>
        </w:rPr>
        <w:t>&gt;</w:t>
      </w:r>
      <w:r w:rsidR="00CF6001">
        <w:rPr>
          <w:rFonts w:ascii="Arial" w:hAnsi="Arial" w:cs="Arial"/>
        </w:rPr>
        <w:t>A</w:t>
      </w:r>
      <w:r w:rsidR="00282572">
        <w:rPr>
          <w:rFonts w:ascii="Arial" w:hAnsi="Arial" w:cs="Arial"/>
        </w:rPr>
        <w:t xml:space="preserve"> are both C&gt;</w:t>
      </w:r>
      <w:r w:rsidR="00CF6001">
        <w:rPr>
          <w:rFonts w:ascii="Arial" w:hAnsi="Arial" w:cs="Arial"/>
        </w:rPr>
        <w:t>T</w:t>
      </w:r>
      <w:r w:rsidR="00282572">
        <w:rPr>
          <w:rFonts w:ascii="Arial" w:hAnsi="Arial" w:cs="Arial"/>
        </w:rPr>
        <w:t>)</w:t>
      </w:r>
      <w:r w:rsidR="003E73DC">
        <w:rPr>
          <w:rFonts w:ascii="Arial" w:hAnsi="Arial" w:cs="Arial"/>
        </w:rPr>
        <w:t>.</w:t>
      </w:r>
      <w:r w:rsidR="00CF6001">
        <w:rPr>
          <w:rFonts w:ascii="Arial" w:hAnsi="Arial" w:cs="Arial"/>
        </w:rPr>
        <w:t xml:space="preserve"> </w:t>
      </w:r>
      <w:proofErr w:type="spellStart"/>
      <w:r w:rsidR="0070238F">
        <w:rPr>
          <w:rFonts w:ascii="Arial" w:hAnsi="Arial" w:cs="Arial"/>
        </w:rPr>
        <w:t>Bedtools</w:t>
      </w:r>
      <w:proofErr w:type="spellEnd"/>
      <w:r w:rsidR="0070238F">
        <w:rPr>
          <w:rFonts w:ascii="Arial" w:hAnsi="Arial" w:cs="Arial"/>
        </w:rPr>
        <w:t xml:space="preserve"> </w:t>
      </w:r>
      <w:proofErr w:type="spellStart"/>
      <w:r w:rsidR="0070238F">
        <w:rPr>
          <w:rFonts w:ascii="Arial" w:hAnsi="Arial" w:cs="Arial"/>
        </w:rPr>
        <w:t>getfasta</w:t>
      </w:r>
      <w:proofErr w:type="spellEnd"/>
      <w:r w:rsidR="0070238F">
        <w:rPr>
          <w:rFonts w:ascii="Arial" w:hAnsi="Arial" w:cs="Arial"/>
        </w:rPr>
        <w:t xml:space="preserve"> was used to identify CpG&gt;</w:t>
      </w:r>
      <w:proofErr w:type="spellStart"/>
      <w:r w:rsidR="0070238F">
        <w:rPr>
          <w:rFonts w:ascii="Arial" w:hAnsi="Arial" w:cs="Arial"/>
        </w:rPr>
        <w:t>TpG</w:t>
      </w:r>
      <w:proofErr w:type="spellEnd"/>
      <w:r w:rsidR="0070238F">
        <w:rPr>
          <w:rFonts w:ascii="Arial" w:hAnsi="Arial" w:cs="Arial"/>
        </w:rPr>
        <w:t xml:space="preserve"> mutations</w:t>
      </w:r>
      <w:r w:rsidR="007B53A5">
        <w:rPr>
          <w:rFonts w:ascii="Arial" w:hAnsi="Arial" w:cs="Arial"/>
        </w:rPr>
        <w:t xml:space="preserve"> by</w:t>
      </w:r>
      <w:r w:rsidR="0070238F">
        <w:rPr>
          <w:rFonts w:ascii="Arial" w:hAnsi="Arial" w:cs="Arial"/>
        </w:rPr>
        <w:t xml:space="preserve"> marking reference C alleles with an adjacent G, and reference G alleles with an adjacent C</w:t>
      </w:r>
      <w:r w:rsidR="00D92044">
        <w:rPr>
          <w:rFonts w:ascii="Arial" w:hAnsi="Arial" w:cs="Arial"/>
        </w:rPr>
        <w:t>.</w:t>
      </w:r>
      <w:r w:rsidR="007F40E0">
        <w:rPr>
          <w:rFonts w:ascii="Arial" w:hAnsi="Arial" w:cs="Arial"/>
        </w:rPr>
        <w:fldChar w:fldCharType="begin" w:fldLock="1"/>
      </w:r>
      <w:r w:rsidR="00663B28">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7F40E0">
        <w:rPr>
          <w:rFonts w:ascii="Arial" w:hAnsi="Arial" w:cs="Arial"/>
        </w:rPr>
        <w:fldChar w:fldCharType="separate"/>
      </w:r>
      <w:r w:rsidR="007F40E0" w:rsidRPr="007F40E0">
        <w:rPr>
          <w:rFonts w:ascii="Arial" w:hAnsi="Arial" w:cs="Arial"/>
          <w:noProof/>
          <w:vertAlign w:val="superscript"/>
        </w:rPr>
        <w:t>9</w:t>
      </w:r>
      <w:r w:rsidR="007F40E0">
        <w:rPr>
          <w:rFonts w:ascii="Arial" w:hAnsi="Arial" w:cs="Arial"/>
        </w:rPr>
        <w:fldChar w:fldCharType="end"/>
      </w:r>
    </w:p>
    <w:p w14:paraId="6AD3F5F4" w14:textId="77777777" w:rsidR="009B44E9" w:rsidRDefault="009B44E9" w:rsidP="00043CF5">
      <w:pPr>
        <w:rPr>
          <w:rFonts w:ascii="Arial" w:hAnsi="Arial" w:cs="Arial"/>
          <w:b/>
        </w:rPr>
      </w:pPr>
    </w:p>
    <w:p w14:paraId="354C5A6F" w14:textId="59A690DF" w:rsidR="003C523A" w:rsidRDefault="003C523A" w:rsidP="00043CF5">
      <w:pPr>
        <w:rPr>
          <w:rFonts w:ascii="Arial" w:hAnsi="Arial" w:cs="Arial"/>
          <w:b/>
        </w:rPr>
      </w:pPr>
      <w:r>
        <w:rPr>
          <w:rFonts w:ascii="Arial" w:hAnsi="Arial" w:cs="Arial"/>
          <w:b/>
        </w:rPr>
        <w:t xml:space="preserve">Indel classification </w:t>
      </w:r>
      <w:r w:rsidR="00AD6726">
        <w:rPr>
          <w:rFonts w:ascii="Arial" w:hAnsi="Arial" w:cs="Arial"/>
          <w:b/>
        </w:rPr>
        <w:t>application programming interface</w:t>
      </w:r>
      <w:r w:rsidR="00A64159">
        <w:rPr>
          <w:rFonts w:ascii="Arial" w:hAnsi="Arial" w:cs="Arial"/>
          <w:b/>
        </w:rPr>
        <w:t xml:space="preserve"> (API)</w:t>
      </w:r>
    </w:p>
    <w:p w14:paraId="122A0AE7" w14:textId="59A45C52" w:rsidR="003C523A" w:rsidRDefault="00600068" w:rsidP="00043CF5">
      <w:pPr>
        <w:rPr>
          <w:rFonts w:ascii="Arial" w:hAnsi="Arial" w:cs="Arial"/>
        </w:rPr>
      </w:pPr>
      <w:r>
        <w:rPr>
          <w:rFonts w:ascii="Arial" w:hAnsi="Arial" w:cs="Arial"/>
          <w:b/>
        </w:rPr>
        <w:tab/>
      </w:r>
      <w:r w:rsidRPr="00600068">
        <w:rPr>
          <w:rFonts w:ascii="Arial" w:hAnsi="Arial" w:cs="Arial"/>
        </w:rPr>
        <w:t xml:space="preserve">The </w:t>
      </w:r>
      <w:r w:rsidR="00517D5B">
        <w:rPr>
          <w:rFonts w:ascii="Arial" w:hAnsi="Arial" w:cs="Arial"/>
        </w:rPr>
        <w:t xml:space="preserve">three classes of indels were defined as follows. </w:t>
      </w:r>
      <w:r w:rsidR="00A64159">
        <w:rPr>
          <w:rFonts w:ascii="Arial" w:hAnsi="Arial" w:cs="Arial"/>
        </w:rPr>
        <w:t xml:space="preserve">Homopolymer run (HR) mutations occur </w:t>
      </w:r>
      <w:r w:rsidR="0089269E">
        <w:rPr>
          <w:rFonts w:ascii="Arial" w:hAnsi="Arial" w:cs="Arial"/>
        </w:rPr>
        <w:t>in regions with 6 or more copies of the inserted/deleted single nucleotide</w:t>
      </w:r>
      <w:r w:rsidR="00A64159">
        <w:rPr>
          <w:rFonts w:ascii="Arial" w:hAnsi="Arial" w:cs="Arial"/>
        </w:rPr>
        <w:t xml:space="preserve">. </w:t>
      </w:r>
      <w:r w:rsidR="0089269E">
        <w:rPr>
          <w:rFonts w:ascii="Arial" w:hAnsi="Arial" w:cs="Arial"/>
        </w:rPr>
        <w:t xml:space="preserve">Changes in copy counts (CCCs) occur if the sequence being inserted or deleted has one or more repeats </w:t>
      </w:r>
      <w:r w:rsidR="008C7C41">
        <w:rPr>
          <w:rFonts w:ascii="Arial" w:hAnsi="Arial" w:cs="Arial"/>
        </w:rPr>
        <w:t xml:space="preserve">in the directly flanking bases. </w:t>
      </w:r>
      <w:r w:rsidR="006373B5">
        <w:rPr>
          <w:rFonts w:ascii="Arial" w:hAnsi="Arial" w:cs="Arial"/>
        </w:rPr>
        <w:t xml:space="preserve">Finally, any indel not falling in the above categories was considered a non-CCC. </w:t>
      </w:r>
      <w:r w:rsidR="00A64159">
        <w:rPr>
          <w:rFonts w:ascii="Arial" w:hAnsi="Arial" w:cs="Arial"/>
        </w:rPr>
        <w:t xml:space="preserve">The sorting-hat API was </w:t>
      </w:r>
      <w:r w:rsidR="00A34E03">
        <w:rPr>
          <w:rFonts w:ascii="Arial" w:hAnsi="Arial" w:cs="Arial"/>
        </w:rPr>
        <w:t>made to automate this classification process</w:t>
      </w:r>
      <w:r w:rsidR="00FB1689">
        <w:rPr>
          <w:rFonts w:ascii="Arial" w:hAnsi="Arial" w:cs="Arial"/>
        </w:rPr>
        <w:t xml:space="preserve">. Sorting-hat </w:t>
      </w:r>
      <w:r w:rsidR="00A64159">
        <w:rPr>
          <w:rFonts w:ascii="Arial" w:hAnsi="Arial" w:cs="Arial"/>
        </w:rPr>
        <w:t xml:space="preserve">calls the </w:t>
      </w:r>
      <w:proofErr w:type="spellStart"/>
      <w:r w:rsidR="00A64159">
        <w:rPr>
          <w:rFonts w:ascii="Arial" w:hAnsi="Arial" w:cs="Arial"/>
        </w:rPr>
        <w:t>bedtools</w:t>
      </w:r>
      <w:proofErr w:type="spellEnd"/>
      <w:r w:rsidR="00A64159">
        <w:rPr>
          <w:rFonts w:ascii="Arial" w:hAnsi="Arial" w:cs="Arial"/>
        </w:rPr>
        <w:t xml:space="preserve"> </w:t>
      </w:r>
      <w:proofErr w:type="spellStart"/>
      <w:r w:rsidR="00A64159">
        <w:rPr>
          <w:rFonts w:ascii="Arial" w:hAnsi="Arial" w:cs="Arial"/>
        </w:rPr>
        <w:t>getfasta</w:t>
      </w:r>
      <w:proofErr w:type="spellEnd"/>
      <w:r w:rsidR="00A64159">
        <w:rPr>
          <w:rFonts w:ascii="Arial" w:hAnsi="Arial" w:cs="Arial"/>
        </w:rPr>
        <w:t xml:space="preserve"> command</w:t>
      </w:r>
      <w:r w:rsidR="00D41F19">
        <w:rPr>
          <w:rFonts w:ascii="Arial" w:hAnsi="Arial" w:cs="Arial"/>
        </w:rPr>
        <w:t xml:space="preserve"> and collects flanking base pairs depending on indel length</w:t>
      </w:r>
      <w:r w:rsidR="000858FA">
        <w:rPr>
          <w:rFonts w:ascii="Arial" w:hAnsi="Arial" w:cs="Arial"/>
        </w:rPr>
        <w:t>.</w:t>
      </w:r>
      <w:r w:rsidR="00663B28">
        <w:rPr>
          <w:rFonts w:ascii="Arial" w:hAnsi="Arial" w:cs="Arial"/>
        </w:rPr>
        <w:fldChar w:fldCharType="begin" w:fldLock="1"/>
      </w:r>
      <w:r w:rsidR="00D93493">
        <w:rPr>
          <w:rFonts w:ascii="Arial" w:hAnsi="Arial" w:cs="Arial"/>
        </w:rPr>
        <w:instrText>ADDIN CSL_CITATION {"citationItems":[{"id":"ITEM-1","itemData":{"DOI":"10.1093/bioinformatics/btq033","ISSN":"1460-2059","author":[{"dropping-particle":"","family":"Quinlan","given":"Aaron R.","non-dropping-particle":"","parse-names":false,"suffix":""},{"dropping-particle":"","family":"Hall","given":"Ira M.","non-dropping-particle":"","parse-names":false,"suffix":""}],"container-title":"Bioinformatics","id":"ITEM-1","issue":"6","issued":{"date-parts":[["2010","3","15"]]},"page":"841-842","publisher":"Oxford University Press","title":"BEDTools: a flexible suite of utilities for comparing genomic features","type":"article-journal","volume":"26"},"uris":["http://www.mendeley.com/documents/?uuid=c93cefca-aa7e-3b32-a588-782d8e5fbea9"]}],"mendeley":{"formattedCitation":"&lt;sup&gt;9&lt;/sup&gt;","plainTextFormattedCitation":"9","previouslyFormattedCitation":"&lt;sup&gt;9&lt;/sup&gt;"},"properties":{"noteIndex":0},"schema":"https://github.com/citation-style-language/schema/raw/master/csl-citation.json"}</w:instrText>
      </w:r>
      <w:r w:rsidR="00663B28">
        <w:rPr>
          <w:rFonts w:ascii="Arial" w:hAnsi="Arial" w:cs="Arial"/>
        </w:rPr>
        <w:fldChar w:fldCharType="separate"/>
      </w:r>
      <w:r w:rsidR="00663B28" w:rsidRPr="00663B28">
        <w:rPr>
          <w:rFonts w:ascii="Arial" w:hAnsi="Arial" w:cs="Arial"/>
          <w:noProof/>
          <w:vertAlign w:val="superscript"/>
        </w:rPr>
        <w:t>9</w:t>
      </w:r>
      <w:r w:rsidR="00663B28">
        <w:rPr>
          <w:rFonts w:ascii="Arial" w:hAnsi="Arial" w:cs="Arial"/>
        </w:rPr>
        <w:fldChar w:fldCharType="end"/>
      </w:r>
      <w:r w:rsidR="000858FA">
        <w:rPr>
          <w:rFonts w:ascii="Arial" w:hAnsi="Arial" w:cs="Arial"/>
        </w:rPr>
        <w:t xml:space="preserve"> Sorting-hat collects the six flanking bases if the indel was </w:t>
      </w:r>
      <w:r w:rsidR="002D57E1">
        <w:rPr>
          <w:rFonts w:ascii="Arial" w:hAnsi="Arial" w:cs="Arial"/>
        </w:rPr>
        <w:t>a single nucleotide, or 2*L flanking bases if the indel length (L) was greater than one.</w:t>
      </w:r>
      <w:r w:rsidR="00666650">
        <w:rPr>
          <w:rFonts w:ascii="Arial" w:hAnsi="Arial" w:cs="Arial"/>
        </w:rPr>
        <w:t xml:space="preserve"> </w:t>
      </w:r>
      <w:r w:rsidR="00175916">
        <w:rPr>
          <w:rFonts w:ascii="Arial" w:hAnsi="Arial" w:cs="Arial"/>
        </w:rPr>
        <w:t>Sorting-hat also optionally annotates indels with the encompassing repeat if t</w:t>
      </w:r>
      <w:r w:rsidR="00666650">
        <w:rPr>
          <w:rFonts w:ascii="Arial" w:hAnsi="Arial" w:cs="Arial"/>
        </w:rPr>
        <w:t xml:space="preserve">he </w:t>
      </w:r>
      <w:proofErr w:type="spellStart"/>
      <w:r w:rsidR="00666650">
        <w:rPr>
          <w:rFonts w:ascii="Arial" w:hAnsi="Arial" w:cs="Arial"/>
        </w:rPr>
        <w:t>RepeatMasker</w:t>
      </w:r>
      <w:proofErr w:type="spellEnd"/>
      <w:r w:rsidR="00666650">
        <w:rPr>
          <w:rFonts w:ascii="Arial" w:hAnsi="Arial" w:cs="Arial"/>
        </w:rPr>
        <w:t xml:space="preserve"> track from the UCSC Genome Browser </w:t>
      </w:r>
      <w:r w:rsidR="00175916">
        <w:rPr>
          <w:rFonts w:ascii="Arial" w:hAnsi="Arial" w:cs="Arial"/>
        </w:rPr>
        <w:t>is provided</w:t>
      </w:r>
      <w:r w:rsidR="00904AF3">
        <w:rPr>
          <w:rFonts w:ascii="Arial" w:hAnsi="Arial" w:cs="Arial"/>
        </w:rPr>
        <w:t>.</w:t>
      </w:r>
      <w:r w:rsidR="00D93493">
        <w:rPr>
          <w:rFonts w:ascii="Arial" w:hAnsi="Arial" w:cs="Arial"/>
        </w:rPr>
        <w:fldChar w:fldCharType="begin" w:fldLock="1"/>
      </w:r>
      <w:r w:rsidR="00D93493">
        <w:rPr>
          <w:rFonts w:ascii="Arial" w:hAnsi="Arial" w:cs="Arial"/>
        </w:rPr>
        <w:instrText>ADDIN CSL_CITATION {"citationItems":[{"id":"ITEM-1","itemData":{"URL":"http://www.repeatmasker.org/","author":[{"dropping-particle":"","family":"Smit","given":"Arian","non-dropping-particle":"","parse-names":false,"suffix":""},{"dropping-particle":"","family":"Glusman","given":"Gustavo","non-dropping-particle":"","parse-names":false,"suffix":""},{"dropping-particle":"","family":"Hubley","given":"Robert","non-dropping-particle":"","parse-names":false,"suffix":""}],"id":"ITEM-1","issued":{"date-parts":[["0"]]},"title":"RepeatMasker 4.0","type":"webpage"},"uris":["http://www.mendeley.com/documents/?uuid=0b77e7b7-4353-4a2d-8c37-7527ff91daee"]}],"mendeley":{"formattedCitation":"&lt;sup&gt;10&lt;/sup&gt;","plainTextFormattedCitation":"10"},"properties":{"noteIndex":0},"schema":"https://github.com/citation-style-language/schema/raw/master/csl-citation.json"}</w:instrText>
      </w:r>
      <w:r w:rsidR="00D93493">
        <w:rPr>
          <w:rFonts w:ascii="Arial" w:hAnsi="Arial" w:cs="Arial"/>
        </w:rPr>
        <w:fldChar w:fldCharType="separate"/>
      </w:r>
      <w:r w:rsidR="00D93493" w:rsidRPr="00D93493">
        <w:rPr>
          <w:rFonts w:ascii="Arial" w:hAnsi="Arial" w:cs="Arial"/>
          <w:noProof/>
          <w:vertAlign w:val="superscript"/>
        </w:rPr>
        <w:t>10</w:t>
      </w:r>
      <w:r w:rsidR="00D93493">
        <w:rPr>
          <w:rFonts w:ascii="Arial" w:hAnsi="Arial" w:cs="Arial"/>
        </w:rPr>
        <w:fldChar w:fldCharType="end"/>
      </w:r>
    </w:p>
    <w:p w14:paraId="1176AEE1" w14:textId="13E581B7" w:rsidR="000552B4" w:rsidRDefault="000552B4" w:rsidP="00043CF5">
      <w:pPr>
        <w:rPr>
          <w:rFonts w:ascii="Arial" w:hAnsi="Arial" w:cs="Arial"/>
        </w:rPr>
      </w:pPr>
    </w:p>
    <w:p w14:paraId="66ADFE3A" w14:textId="789FF28C" w:rsidR="000552B4" w:rsidRPr="009B4A7C" w:rsidRDefault="000552B4" w:rsidP="00043CF5">
      <w:pPr>
        <w:rPr>
          <w:rFonts w:ascii="Arial" w:hAnsi="Arial" w:cs="Arial"/>
          <w:b/>
        </w:rPr>
      </w:pPr>
      <w:r w:rsidRPr="009B4A7C">
        <w:rPr>
          <w:rFonts w:ascii="Arial" w:hAnsi="Arial" w:cs="Arial"/>
          <w:b/>
        </w:rPr>
        <w:t>Statistics</w:t>
      </w:r>
    </w:p>
    <w:p w14:paraId="2B28CCB6" w14:textId="28A3FD46" w:rsidR="002918AE" w:rsidRPr="00600068" w:rsidRDefault="00564843" w:rsidP="002918AE">
      <w:pPr>
        <w:ind w:firstLine="720"/>
        <w:rPr>
          <w:rFonts w:ascii="Arial" w:hAnsi="Arial" w:cs="Arial"/>
        </w:rPr>
      </w:pPr>
      <w:r>
        <w:rPr>
          <w:rFonts w:ascii="Arial" w:hAnsi="Arial" w:cs="Arial"/>
        </w:rPr>
        <w:t>C</w:t>
      </w:r>
      <w:r w:rsidR="002918AE">
        <w:rPr>
          <w:rFonts w:ascii="Arial" w:hAnsi="Arial" w:cs="Arial"/>
        </w:rPr>
        <w:t xml:space="preserve">orrelations were </w:t>
      </w:r>
      <w:r w:rsidR="00195FFD">
        <w:rPr>
          <w:rFonts w:ascii="Arial" w:hAnsi="Arial" w:cs="Arial"/>
        </w:rPr>
        <w:t xml:space="preserve">quantified with </w:t>
      </w:r>
      <w:r>
        <w:rPr>
          <w:rFonts w:ascii="Arial" w:hAnsi="Arial" w:cs="Arial"/>
        </w:rPr>
        <w:t>the Pearson’s correlation coefficient</w:t>
      </w:r>
      <w:r w:rsidR="00AE5676">
        <w:rPr>
          <w:rFonts w:ascii="Arial" w:hAnsi="Arial" w:cs="Arial"/>
        </w:rPr>
        <w:t>,</w:t>
      </w:r>
      <w:r>
        <w:rPr>
          <w:rFonts w:ascii="Arial" w:hAnsi="Arial" w:cs="Arial"/>
        </w:rPr>
        <w:t xml:space="preserve"> with </w:t>
      </w:r>
      <w:r w:rsidR="00AE5676">
        <w:rPr>
          <w:rFonts w:ascii="Arial" w:hAnsi="Arial" w:cs="Arial"/>
        </w:rPr>
        <w:t xml:space="preserve">statistical significance assessed with </w:t>
      </w:r>
      <w:r>
        <w:rPr>
          <w:rFonts w:ascii="Arial" w:hAnsi="Arial" w:cs="Arial"/>
        </w:rPr>
        <w:t>two-tailed p-values</w:t>
      </w:r>
      <w:r w:rsidR="00AE5676">
        <w:rPr>
          <w:rFonts w:ascii="Arial" w:hAnsi="Arial" w:cs="Arial"/>
        </w:rPr>
        <w:t>. T</w:t>
      </w:r>
      <w:r>
        <w:rPr>
          <w:rFonts w:ascii="Arial" w:hAnsi="Arial" w:cs="Arial"/>
        </w:rPr>
        <w:t xml:space="preserve">he meta-analysis </w:t>
      </w:r>
      <w:r w:rsidR="00C816F7">
        <w:rPr>
          <w:rFonts w:ascii="Arial" w:hAnsi="Arial" w:cs="Arial"/>
        </w:rPr>
        <w:t>p-values were calculated with</w:t>
      </w:r>
      <w:r>
        <w:rPr>
          <w:rFonts w:ascii="Arial" w:hAnsi="Arial" w:cs="Arial"/>
        </w:rPr>
        <w:t xml:space="preserve"> Fisher’s method</w:t>
      </w:r>
      <w:r w:rsidR="00C816F7">
        <w:rPr>
          <w:rFonts w:ascii="Arial" w:hAnsi="Arial" w:cs="Arial"/>
        </w:rPr>
        <w:t xml:space="preserve">, </w:t>
      </w:r>
      <w:r w:rsidR="0064167C">
        <w:rPr>
          <w:rFonts w:ascii="Arial" w:hAnsi="Arial" w:cs="Arial"/>
        </w:rPr>
        <w:t xml:space="preserve">in which </w:t>
      </w:r>
      <w:r w:rsidR="003614F1">
        <w:rPr>
          <w:rFonts w:ascii="Arial" w:hAnsi="Arial" w:cs="Arial"/>
        </w:rPr>
        <w:t>constituent</w:t>
      </w:r>
      <w:r w:rsidR="0064167C">
        <w:rPr>
          <w:rFonts w:ascii="Arial" w:hAnsi="Arial" w:cs="Arial"/>
        </w:rPr>
        <w:t xml:space="preserve"> p-values were log-transformed, multiplied </w:t>
      </w:r>
      <w:r w:rsidR="00501598">
        <w:rPr>
          <w:rFonts w:ascii="Arial" w:hAnsi="Arial" w:cs="Arial"/>
        </w:rPr>
        <w:t xml:space="preserve">by -2, </w:t>
      </w:r>
      <w:r w:rsidR="00254A57">
        <w:rPr>
          <w:rFonts w:ascii="Arial" w:hAnsi="Arial" w:cs="Arial"/>
        </w:rPr>
        <w:t xml:space="preserve">and </w:t>
      </w:r>
      <w:r w:rsidR="0064167C">
        <w:rPr>
          <w:rFonts w:ascii="Arial" w:hAnsi="Arial" w:cs="Arial"/>
        </w:rPr>
        <w:t>summed</w:t>
      </w:r>
      <w:r w:rsidR="00254A57">
        <w:rPr>
          <w:rFonts w:ascii="Arial" w:hAnsi="Arial" w:cs="Arial"/>
        </w:rPr>
        <w:t xml:space="preserve">, generating </w:t>
      </w:r>
      <w:r w:rsidR="00501598">
        <w:rPr>
          <w:rFonts w:ascii="Arial" w:hAnsi="Arial" w:cs="Arial"/>
        </w:rPr>
        <w:t xml:space="preserve">a </w:t>
      </w:r>
      <w:r w:rsidR="00C816F7">
        <w:rPr>
          <w:rFonts w:ascii="Arial" w:hAnsi="Arial" w:cs="Arial"/>
        </w:rPr>
        <w:t>chi-squared test statistic</w:t>
      </w:r>
      <w:r w:rsidR="00254A57">
        <w:rPr>
          <w:rFonts w:ascii="Arial" w:hAnsi="Arial" w:cs="Arial"/>
        </w:rPr>
        <w:t xml:space="preserve"> (with 2 * </w:t>
      </w:r>
      <w:r w:rsidR="00F0217B">
        <w:rPr>
          <w:rFonts w:ascii="Arial" w:hAnsi="Arial" w:cs="Arial"/>
        </w:rPr>
        <w:t>N</w:t>
      </w:r>
      <w:r w:rsidR="00254A57" w:rsidRPr="00254A57">
        <w:rPr>
          <w:rFonts w:ascii="Arial" w:hAnsi="Arial" w:cs="Arial"/>
          <w:vertAlign w:val="subscript"/>
        </w:rPr>
        <w:t>p-values</w:t>
      </w:r>
      <w:r w:rsidR="00254A57">
        <w:rPr>
          <w:rFonts w:ascii="Arial" w:hAnsi="Arial" w:cs="Arial"/>
        </w:rPr>
        <w:t xml:space="preserve"> degrees of freedom</w:t>
      </w:r>
      <w:r w:rsidR="007F345D">
        <w:rPr>
          <w:rFonts w:ascii="Arial" w:hAnsi="Arial" w:cs="Arial"/>
        </w:rPr>
        <w:t>, N=number of cons</w:t>
      </w:r>
      <w:r w:rsidR="00726F15">
        <w:rPr>
          <w:rFonts w:ascii="Arial" w:hAnsi="Arial" w:cs="Arial"/>
        </w:rPr>
        <w:t>t</w:t>
      </w:r>
      <w:r w:rsidR="007F345D">
        <w:rPr>
          <w:rFonts w:ascii="Arial" w:hAnsi="Arial" w:cs="Arial"/>
        </w:rPr>
        <w:t>ituent p-values</w:t>
      </w:r>
      <w:r w:rsidR="00254A57">
        <w:rPr>
          <w:rFonts w:ascii="Arial" w:hAnsi="Arial" w:cs="Arial"/>
        </w:rPr>
        <w:t>)</w:t>
      </w:r>
      <w:r w:rsidR="00326738">
        <w:rPr>
          <w:rFonts w:ascii="Arial" w:hAnsi="Arial" w:cs="Arial"/>
        </w:rPr>
        <w:t xml:space="preserve"> that was converted to a</w:t>
      </w:r>
      <w:r w:rsidR="00207AC9">
        <w:rPr>
          <w:rFonts w:ascii="Arial" w:hAnsi="Arial" w:cs="Arial"/>
        </w:rPr>
        <w:t xml:space="preserve"> final meta-analysis</w:t>
      </w:r>
      <w:r w:rsidR="00326738">
        <w:rPr>
          <w:rFonts w:ascii="Arial" w:hAnsi="Arial" w:cs="Arial"/>
        </w:rPr>
        <w:t xml:space="preserve"> p-value.</w:t>
      </w:r>
    </w:p>
    <w:p w14:paraId="65B03B9F" w14:textId="4F778D3D" w:rsidR="00FC25B8" w:rsidRDefault="00FC25B8">
      <w:pPr>
        <w:rPr>
          <w:rFonts w:ascii="Arial" w:hAnsi="Arial" w:cs="Arial"/>
          <w:b/>
        </w:rPr>
      </w:pPr>
      <w:r>
        <w:rPr>
          <w:rFonts w:ascii="Arial" w:hAnsi="Arial" w:cs="Arial"/>
          <w:b/>
        </w:rPr>
        <w:br w:type="page"/>
      </w:r>
    </w:p>
    <w:p w14:paraId="11352105" w14:textId="23546434" w:rsidR="00FC71AC" w:rsidRPr="00FC71AC" w:rsidRDefault="00FC71AC" w:rsidP="00043CF5">
      <w:pPr>
        <w:rPr>
          <w:rFonts w:ascii="Arial" w:hAnsi="Arial" w:cs="Arial"/>
          <w:b/>
        </w:rPr>
      </w:pPr>
      <w:r w:rsidRPr="00FC71AC">
        <w:rPr>
          <w:rFonts w:ascii="Arial" w:hAnsi="Arial" w:cs="Arial"/>
          <w:b/>
        </w:rPr>
        <w:lastRenderedPageBreak/>
        <w:t>Results</w:t>
      </w:r>
    </w:p>
    <w:p w14:paraId="6B1BE789" w14:textId="56A0044B" w:rsidR="004230E7" w:rsidRDefault="00401446" w:rsidP="00C84EC5">
      <w:pPr>
        <w:ind w:firstLine="720"/>
        <w:rPr>
          <w:rFonts w:ascii="Arial" w:hAnsi="Arial" w:cs="Arial"/>
        </w:rPr>
      </w:pPr>
      <w:r>
        <w:rPr>
          <w:rFonts w:ascii="Arial" w:hAnsi="Arial" w:cs="Arial"/>
        </w:rPr>
        <w:t xml:space="preserve">The most common method for phasing </w:t>
      </w:r>
      <w:r w:rsidRPr="003D44A8">
        <w:rPr>
          <w:rFonts w:ascii="Arial" w:hAnsi="Arial" w:cs="Arial"/>
          <w:i/>
        </w:rPr>
        <w:t>de novo</w:t>
      </w:r>
      <w:r>
        <w:rPr>
          <w:rFonts w:ascii="Arial" w:hAnsi="Arial" w:cs="Arial"/>
        </w:rPr>
        <w:t xml:space="preserve"> variants (DNVs) depends on read length. Previous read-pair tracing with short-read sequencing </w:t>
      </w:r>
      <w:r w:rsidR="00155F98">
        <w:rPr>
          <w:rFonts w:ascii="Arial" w:hAnsi="Arial" w:cs="Arial"/>
        </w:rPr>
        <w:t>assigned</w:t>
      </w:r>
      <w:r>
        <w:rPr>
          <w:rFonts w:ascii="Arial" w:hAnsi="Arial" w:cs="Arial"/>
        </w:rPr>
        <w:t xml:space="preserve"> ~20% of </w:t>
      </w:r>
      <w:r w:rsidRPr="005B7FE7">
        <w:rPr>
          <w:rFonts w:ascii="Arial" w:hAnsi="Arial" w:cs="Arial"/>
          <w:i/>
        </w:rPr>
        <w:t>de novo</w:t>
      </w:r>
      <w:r>
        <w:rPr>
          <w:rFonts w:ascii="Arial" w:hAnsi="Arial" w:cs="Arial"/>
        </w:rPr>
        <w:t xml:space="preserve"> SNVs</w:t>
      </w:r>
      <w:r w:rsidR="005C51AF">
        <w:rPr>
          <w:rFonts w:ascii="Arial" w:hAnsi="Arial" w:cs="Arial"/>
        </w:rPr>
        <w:t xml:space="preserve"> to a parent-of-origin</w:t>
      </w:r>
      <w:r>
        <w:rPr>
          <w:rFonts w:ascii="Arial" w:hAnsi="Arial" w:cs="Arial"/>
        </w:rPr>
        <w:t>.</w:t>
      </w:r>
      <w:r>
        <w:rPr>
          <w:rFonts w:ascii="Arial" w:hAnsi="Arial" w:cs="Arial"/>
        </w:rPr>
        <w:fldChar w:fldCharType="begin" w:fldLock="1"/>
      </w:r>
      <w:r w:rsidR="004F45DA">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genome","type":"article-journal","volume":"25"},"uris":["http://www.mendeley.com/documents/?uuid=12a93df1-fa53-3099-9644-6bc112b64cd0"]},{"id":"ITEM-2","itemData":{"DOI":"10.1038/nature24018","ISSN":"0028-0836","abstract":"Whole-genome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-2","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3,5&lt;/sup&gt;","plainTextFormattedCitation":"3,5","previouslyFormattedCitation":"&lt;sup&gt;3,5&lt;/sup&gt;"},"properties":{"noteIndex":0},"schema":"https://github.com/citation-style-language/schema/raw/master/csl-citation.json"}</w:instrText>
      </w:r>
      <w:r>
        <w:rPr>
          <w:rFonts w:ascii="Arial" w:hAnsi="Arial" w:cs="Arial"/>
        </w:rPr>
        <w:fldChar w:fldCharType="separate"/>
      </w:r>
      <w:r w:rsidR="00A42808" w:rsidRPr="00A42808">
        <w:rPr>
          <w:rFonts w:ascii="Arial" w:hAnsi="Arial" w:cs="Arial"/>
          <w:noProof/>
          <w:vertAlign w:val="superscript"/>
        </w:rPr>
        <w:t>3,5</w:t>
      </w:r>
      <w:r>
        <w:rPr>
          <w:rFonts w:ascii="Arial" w:hAnsi="Arial" w:cs="Arial"/>
        </w:rPr>
        <w:fldChar w:fldCharType="end"/>
      </w:r>
      <w:r>
        <w:rPr>
          <w:rFonts w:ascii="Arial" w:hAnsi="Arial" w:cs="Arial"/>
        </w:rPr>
        <w:t xml:space="preserve"> We used read-pair tracing to phase DNVs identified with short-read whole genome sequencing (</w:t>
      </w:r>
      <w:r w:rsidRPr="0016390A">
        <w:rPr>
          <w:rFonts w:ascii="Arial" w:hAnsi="Arial" w:cs="Arial"/>
          <w:b/>
        </w:rPr>
        <w:t>Figure 1</w:t>
      </w:r>
      <w:r>
        <w:rPr>
          <w:rFonts w:ascii="Arial" w:hAnsi="Arial" w:cs="Arial"/>
        </w:rPr>
        <w:t>), achieving similar results for short-read phasing (23%, N=305 trios) but a considerably higher fraction phased with low-coverage (&lt;10x) long-read technology (84%, N=10 trios).</w:t>
      </w:r>
    </w:p>
    <w:p w14:paraId="31ECF83B" w14:textId="53D1A862" w:rsidR="00E55935" w:rsidRPr="00B15F8D" w:rsidRDefault="00E20DF1" w:rsidP="00B15F8D">
      <w:pPr>
        <w:ind w:firstLine="720"/>
        <w:rPr>
          <w:rFonts w:ascii="Arial" w:hAnsi="Arial" w:cs="Arial"/>
        </w:rPr>
      </w:pPr>
      <w:r w:rsidRPr="004230E7">
        <w:rPr>
          <w:rFonts w:ascii="Arial" w:hAnsi="Arial" w:cs="Arial"/>
          <w:noProof/>
        </w:rPr>
        <w:drawing>
          <wp:anchor distT="91440" distB="91440" distL="114300" distR="114300" simplePos="0" relativeHeight="251660288" behindDoc="0" locked="0" layoutInCell="1" allowOverlap="1" wp14:anchorId="0A7043CC" wp14:editId="6C5F606E">
            <wp:simplePos x="0" y="0"/>
            <wp:positionH relativeFrom="column">
              <wp:posOffset>-372110</wp:posOffset>
            </wp:positionH>
            <wp:positionV relativeFrom="page">
              <wp:posOffset>2954020</wp:posOffset>
            </wp:positionV>
            <wp:extent cx="7095490" cy="2179955"/>
            <wp:effectExtent l="0" t="0" r="381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095490" cy="2179955"/>
                    </a:xfrm>
                    <a:prstGeom prst="rect">
                      <a:avLst/>
                    </a:prstGeom>
                  </pic:spPr>
                </pic:pic>
              </a:graphicData>
            </a:graphic>
            <wp14:sizeRelH relativeFrom="page">
              <wp14:pctWidth>0</wp14:pctWidth>
            </wp14:sizeRelH>
            <wp14:sizeRelV relativeFrom="page">
              <wp14:pctHeight>0</wp14:pctHeight>
            </wp14:sizeRelV>
          </wp:anchor>
        </w:drawing>
      </w:r>
      <w:r w:rsidR="00665C5A">
        <w:rPr>
          <w:rFonts w:ascii="Arial" w:hAnsi="Arial" w:cs="Arial"/>
        </w:rPr>
        <w:t xml:space="preserve">Having phased DNVs in two cohorts, we first sought to replicate previous </w:t>
      </w:r>
      <w:r w:rsidR="00665C5A" w:rsidRPr="00926D65">
        <w:rPr>
          <w:rFonts w:ascii="Arial" w:hAnsi="Arial" w:cs="Arial"/>
          <w:i/>
        </w:rPr>
        <w:t xml:space="preserve">de novo </w:t>
      </w:r>
      <w:r w:rsidR="00665C5A">
        <w:rPr>
          <w:rFonts w:ascii="Arial" w:hAnsi="Arial" w:cs="Arial"/>
        </w:rPr>
        <w:t>SNV associations with parental age. Previously, C&gt;A and T&gt;G DNVs were observed to have significant enrichment for paternal origin, while C&gt;T DNVs were found to have significant enrichment for maternal origin.</w:t>
      </w:r>
      <w:r w:rsidR="00665C5A">
        <w:rPr>
          <w:rFonts w:ascii="Arial" w:hAnsi="Arial" w:cs="Arial"/>
        </w:rPr>
        <w:fldChar w:fldCharType="begin" w:fldLock="1"/>
      </w:r>
      <w:r w:rsidR="007239EF">
        <w:rPr>
          <w:rFonts w:ascii="Arial" w:hAnsi="Arial" w:cs="Arial"/>
        </w:rPr>
        <w:instrText>ADDIN CSL_CITATION {"citationItems":[{"id":"ITEM-1","itemData":{"DOI":"10.1038/nature24018","ISSN":"0028-0836","abstract":"Whole-genome sequencing data of 14,688 Icelanders, including 1,548 parent–offspring trios, show how the age and sex of parents affect the rate and spectrum of de novo mutations.","author":[{"dropping-particle":"","family":"Jónsson","given":"Hákon","non-dropping-particle":"","parse-names":false,"suffix":""},{"dropping-particle":"","family":"Sulem","given":"Patrick","non-dropping-particle":"","parse-names":false,"suffix":""},{"dropping-particle":"","family":"Kehr","given":"Birte","non-dropping-particle":"","parse-names":false,"suffix":""},{"dropping-particle":"","family":"Kristmundsdottir","given":"Snaedis","non-dropping-particle":"","parse-names":false,"suffix":""},{"dropping-particle":"","family":"Zink","given":"Florian","non-dropping-particle":"","parse-names":false,"suffix":""},{"dropping-particle":"","family":"Hjartarson","given":"Eirikur","non-dropping-particle":"","parse-names":false,"suffix":""},{"dropping-particle":"","family":"Hardarson","given":"Marteinn T.","non-dropping-particle":"","parse-names":false,"suffix":""},{"dropping-particle":"","family":"Hjorleifsson","given":"Kristjan E.","non-dropping-particle":"","parse-names":false,"suffix":""},{"dropping-particle":"","family":"Eggertsson","given":"Hannes P.","non-dropping-particle":"","parse-names":false,"suffix":""},{"dropping-particle":"","family":"Gudjonsson","given":"Sigurjon Axel","non-dropping-particle":"","parse-names":false,"suffix":""},{"dropping-particle":"","family":"Ward","given":"Lucas D.","non-dropping-particle":"","parse-names":false,"suffix":""},{"dropping-particle":"","family":"Arnadottir","given":"Gudny A.","non-dropping-particle":"","parse-names":false,"suffix":""},{"dropping-particle":"","family":"Helgason","given":"Einar A.","non-dropping-particle":"","parse-names":false,"suffix":""},{"dropping-particle":"","family":"Helgason","given":"Hannes","non-dropping-particle":"","parse-names":false,"suffix":""},{"dropping-particle":"","family":"Gylfason","given":"Arnaldur","non-dropping-particle":"","parse-names":false,"suffix":""},{"dropping-particle":"","family":"Jonasdottir","given":"Adalbjorg","non-dropping-particle":"","parse-names":false,"suffix":""},{"dropping-particle":"","family":"Jonasdottir","given":"Aslaug","non-dropping-particle":"","parse-names":false,"suffix":""},{"dropping-particle":"","family":"Rafnar","given":"Thorunn","non-dropping-particle":"","parse-names":false,"suffix":""},{"dropping-particle":"","family":"Frigge","given":"Mike","non-dropping-particle":"","parse-names":false,"suffix":""},{"dropping-particle":"","family":"Stacey","given":"Simon N.","non-dropping-particle":"","parse-names":false,"suffix":""},{"dropping-particle":"","family":"Th. Magnusson","given":"Olafur","non-dropping-particle":"","parse-names":false,"suffix":""},{"dropping-particle":"","family":"Thorsteinsdottir","given":"Unnur","non-dropping-particle":"","parse-names":false,"suffix":""},{"dropping-particle":"","family":"Masson","given":"Gisli","non-dropping-particle":"","parse-names":false,"suffix":""},{"dropping-particle":"","family":"Kong","given":"Augustine","non-dropping-particle":"","parse-names":false,"suffix":""},{"dropping-particle":"V.","family":"Halldorsson","given":"Bjarni","non-dropping-particle":"","parse-names":false,"suffix":""},{"dropping-particle":"","family":"Helgason","given":"Agnar","non-dropping-particle":"","parse-names":false,"suffix":""},{"dropping-particle":"","family":"Gudbjartsson","given":"Daniel F.","non-dropping-particle":"","parse-names":false,"suffix":""},{"dropping-particle":"","family":"Stefansson","given":"Kari","non-dropping-particle":"","parse-names":false,"suffix":""}],"container-title":"Nature","id":"ITEM-1","issue":"7673","issued":{"date-parts":[["2017","9","20"]]},"page":"519-522","publisher":"Nature Publishing Group","title":"Parental influence on human germline de novo mutations in 1,548 trios from Iceland","type":"article-journal","volume":"549"},"uris":["http://www.mendeley.com/documents/?uuid=d263776d-e193-3d98-abd9-9cf642ffb5a5"]}],"mendeley":{"formattedCitation":"&lt;sup&gt;5&lt;/sup&gt;","plainTextFormattedCitation":"5","previouslyFormattedCitation":"&lt;sup&gt;5&lt;/sup&gt;"},"properties":{"noteIndex":0},"schema":"https://github.com/citation-style-language/schema/raw/master/csl-citation.json"}</w:instrText>
      </w:r>
      <w:r w:rsidR="00665C5A">
        <w:rPr>
          <w:rFonts w:ascii="Arial" w:hAnsi="Arial" w:cs="Arial"/>
        </w:rPr>
        <w:fldChar w:fldCharType="separate"/>
      </w:r>
      <w:r w:rsidR="004F45DA" w:rsidRPr="004F45DA">
        <w:rPr>
          <w:rFonts w:ascii="Arial" w:hAnsi="Arial" w:cs="Arial"/>
          <w:noProof/>
          <w:vertAlign w:val="superscript"/>
        </w:rPr>
        <w:t>5</w:t>
      </w:r>
      <w:r w:rsidR="00665C5A">
        <w:rPr>
          <w:rFonts w:ascii="Arial" w:hAnsi="Arial" w:cs="Arial"/>
        </w:rPr>
        <w:fldChar w:fldCharType="end"/>
      </w:r>
      <w:r w:rsidR="00665C5A">
        <w:rPr>
          <w:rFonts w:ascii="Arial" w:hAnsi="Arial" w:cs="Arial"/>
        </w:rPr>
        <w:t xml:space="preserve"> Although not </w:t>
      </w:r>
      <w:r w:rsidR="00665C5A" w:rsidRPr="00D713F7">
        <w:rPr>
          <w:rFonts w:ascii="Arial" w:hAnsi="Arial" w:cs="Arial"/>
        </w:rPr>
        <w:t xml:space="preserve">significant </w:t>
      </w:r>
      <w:r w:rsidR="00665C5A" w:rsidRPr="00D713F7">
        <w:rPr>
          <w:rFonts w:ascii="Arial" w:hAnsi="Arial" w:cs="Arial"/>
          <w:color w:val="FF0000"/>
        </w:rPr>
        <w:t>(check significance)</w:t>
      </w:r>
      <w:r w:rsidR="00665C5A" w:rsidRPr="00D713F7">
        <w:rPr>
          <w:rFonts w:ascii="Arial" w:hAnsi="Arial" w:cs="Arial"/>
        </w:rPr>
        <w:t>, w</w:t>
      </w:r>
      <w:r w:rsidR="00665C5A">
        <w:rPr>
          <w:rFonts w:ascii="Arial" w:hAnsi="Arial" w:cs="Arial"/>
        </w:rPr>
        <w:t>e observed the same directionality in all three variant classes (</w:t>
      </w:r>
      <w:r w:rsidR="00665C5A" w:rsidRPr="00DD63A5">
        <w:rPr>
          <w:rFonts w:ascii="Arial" w:hAnsi="Arial" w:cs="Arial"/>
          <w:b/>
        </w:rPr>
        <w:t>Supplemental Figure 1</w:t>
      </w:r>
      <w:r w:rsidR="00665C5A">
        <w:rPr>
          <w:rFonts w:ascii="Arial" w:hAnsi="Arial" w:cs="Arial"/>
        </w:rPr>
        <w:t xml:space="preserve">). We also observed the same correlations with parental age </w:t>
      </w:r>
      <w:r w:rsidR="00665C5A" w:rsidRPr="00E776DD">
        <w:rPr>
          <w:rFonts w:ascii="Arial" w:hAnsi="Arial" w:cs="Arial"/>
          <w:color w:val="FF0000"/>
        </w:rPr>
        <w:t>(re-do the fraction within each ID instead of overall fraction)</w:t>
      </w:r>
      <w:r w:rsidR="00665C5A">
        <w:rPr>
          <w:rFonts w:ascii="Arial" w:hAnsi="Arial" w:cs="Arial"/>
        </w:rPr>
        <w:t>, with the paternal age effect being more consistent than maternal age effect.</w:t>
      </w:r>
    </w:p>
    <w:p w14:paraId="0D6470C8" w14:textId="03BD4AB4" w:rsidR="00EC67D9" w:rsidRDefault="008F041F" w:rsidP="00855D6A">
      <w:pPr>
        <w:ind w:firstLine="720"/>
        <w:rPr>
          <w:rFonts w:ascii="Arial" w:hAnsi="Arial" w:cs="Arial"/>
        </w:rPr>
      </w:pPr>
      <w:r w:rsidRPr="008F041F">
        <w:rPr>
          <w:rFonts w:ascii="Arial" w:hAnsi="Arial" w:cs="Arial"/>
        </w:rPr>
        <w:t xml:space="preserve">We previously observed a correlation between </w:t>
      </w:r>
      <w:r w:rsidR="00F30DBA">
        <w:rPr>
          <w:rFonts w:ascii="Arial" w:hAnsi="Arial" w:cs="Arial"/>
        </w:rPr>
        <w:t xml:space="preserve">unphased </w:t>
      </w:r>
      <w:r w:rsidR="00F30DBA" w:rsidRPr="00F30DBA">
        <w:rPr>
          <w:rFonts w:ascii="Arial" w:hAnsi="Arial" w:cs="Arial"/>
          <w:i/>
        </w:rPr>
        <w:t>de novo</w:t>
      </w:r>
      <w:r w:rsidR="00F30DBA">
        <w:rPr>
          <w:rFonts w:ascii="Arial" w:hAnsi="Arial" w:cs="Arial"/>
        </w:rPr>
        <w:t xml:space="preserve"> </w:t>
      </w:r>
      <w:r w:rsidRPr="008F041F">
        <w:rPr>
          <w:rFonts w:ascii="Arial" w:hAnsi="Arial" w:cs="Arial"/>
        </w:rPr>
        <w:t>indels/trio and paternal but not maternal age</w:t>
      </w:r>
      <w:r w:rsidR="00F87CE9">
        <w:rPr>
          <w:rFonts w:ascii="Arial" w:hAnsi="Arial" w:cs="Arial"/>
        </w:rPr>
        <w:t xml:space="preserve"> at conception</w:t>
      </w:r>
      <w:r w:rsidRPr="008F041F">
        <w:rPr>
          <w:rFonts w:ascii="Arial" w:hAnsi="Arial" w:cs="Arial"/>
        </w:rPr>
        <w:t xml:space="preserve"> (</w:t>
      </w:r>
      <w:r w:rsidRPr="008F041F">
        <w:rPr>
          <w:rFonts w:ascii="Arial" w:hAnsi="Arial" w:cs="Arial"/>
          <w:color w:val="FF0000"/>
        </w:rPr>
        <w:t>cite WGS</w:t>
      </w:r>
      <w:r w:rsidRPr="008F041F">
        <w:rPr>
          <w:rFonts w:ascii="Arial" w:hAnsi="Arial" w:cs="Arial"/>
        </w:rPr>
        <w:t xml:space="preserve">). </w:t>
      </w:r>
      <w:r w:rsidR="007F6942">
        <w:rPr>
          <w:rFonts w:ascii="Arial" w:hAnsi="Arial" w:cs="Arial"/>
        </w:rPr>
        <w:t xml:space="preserve">We dissected this observation by classifying </w:t>
      </w:r>
      <w:r w:rsidR="00BB36AD" w:rsidRPr="00BB36AD">
        <w:rPr>
          <w:rFonts w:ascii="Arial" w:hAnsi="Arial" w:cs="Arial"/>
          <w:i/>
        </w:rPr>
        <w:t>de novo</w:t>
      </w:r>
      <w:r w:rsidR="00BB36AD">
        <w:rPr>
          <w:rFonts w:ascii="Arial" w:hAnsi="Arial" w:cs="Arial"/>
        </w:rPr>
        <w:t xml:space="preserve"> indels into homopolymer runs (HRs), non-HR changes in copy count (CCCs), and non-CCCs </w:t>
      </w:r>
      <w:r w:rsidR="005E723B">
        <w:rPr>
          <w:rFonts w:ascii="Arial" w:hAnsi="Arial" w:cs="Arial"/>
        </w:rPr>
        <w:t>(</w:t>
      </w:r>
      <w:r w:rsidR="005E723B" w:rsidRPr="00872FE2">
        <w:rPr>
          <w:rFonts w:ascii="Arial" w:hAnsi="Arial" w:cs="Arial"/>
          <w:b/>
        </w:rPr>
        <w:t>Table 1</w:t>
      </w:r>
      <w:r w:rsidR="005E723B">
        <w:rPr>
          <w:rFonts w:ascii="Arial" w:hAnsi="Arial" w:cs="Arial"/>
        </w:rPr>
        <w:t xml:space="preserve">) </w:t>
      </w:r>
      <w:r w:rsidR="00DB2277">
        <w:rPr>
          <w:rFonts w:ascii="Arial" w:hAnsi="Arial" w:cs="Arial"/>
        </w:rPr>
        <w:t>using the sorting-hat API</w:t>
      </w:r>
      <w:r w:rsidR="000D73B7">
        <w:rPr>
          <w:rFonts w:ascii="Arial" w:hAnsi="Arial" w:cs="Arial"/>
        </w:rPr>
        <w:t xml:space="preserve"> (see </w:t>
      </w:r>
      <w:r w:rsidR="000D73B7" w:rsidRPr="000D73B7">
        <w:rPr>
          <w:rFonts w:ascii="Arial" w:hAnsi="Arial" w:cs="Arial"/>
          <w:b/>
        </w:rPr>
        <w:t>Methods</w:t>
      </w:r>
      <w:r w:rsidR="000D73B7">
        <w:rPr>
          <w:rFonts w:ascii="Arial" w:hAnsi="Arial" w:cs="Arial"/>
        </w:rPr>
        <w:t>)</w:t>
      </w:r>
      <w:r w:rsidR="00CB1F59">
        <w:rPr>
          <w:rFonts w:ascii="Arial" w:hAnsi="Arial" w:cs="Arial"/>
        </w:rPr>
        <w:t>.</w:t>
      </w:r>
      <w:r w:rsidR="006F7234">
        <w:rPr>
          <w:rFonts w:ascii="Arial" w:hAnsi="Arial" w:cs="Arial"/>
        </w:rPr>
        <w:t xml:space="preserve"> </w:t>
      </w:r>
      <w:r w:rsidR="00C50B33">
        <w:rPr>
          <w:rFonts w:ascii="Arial" w:hAnsi="Arial" w:cs="Arial"/>
        </w:rPr>
        <w:t xml:space="preserve">We observed a </w:t>
      </w:r>
      <w:r w:rsidR="00BD7D39">
        <w:rPr>
          <w:rFonts w:ascii="Arial" w:hAnsi="Arial" w:cs="Arial"/>
        </w:rPr>
        <w:t xml:space="preserve">similar fraction </w:t>
      </w:r>
      <w:r w:rsidR="00C50B33">
        <w:rPr>
          <w:rFonts w:ascii="Arial" w:hAnsi="Arial" w:cs="Arial"/>
        </w:rPr>
        <w:t xml:space="preserve">of </w:t>
      </w:r>
      <w:r w:rsidR="00C50B33" w:rsidRPr="00C50B33">
        <w:rPr>
          <w:rFonts w:ascii="Arial" w:hAnsi="Arial" w:cs="Arial"/>
          <w:i/>
        </w:rPr>
        <w:t>de novo</w:t>
      </w:r>
      <w:r w:rsidR="00C50B33">
        <w:rPr>
          <w:rFonts w:ascii="Arial" w:hAnsi="Arial" w:cs="Arial"/>
        </w:rPr>
        <w:t xml:space="preserve"> </w:t>
      </w:r>
      <w:r w:rsidR="00B22FA0">
        <w:rPr>
          <w:rFonts w:ascii="Arial" w:hAnsi="Arial" w:cs="Arial"/>
        </w:rPr>
        <w:t>HRs, CCCs, and non-CCCs</w:t>
      </w:r>
      <w:r w:rsidR="00C50B33">
        <w:rPr>
          <w:rFonts w:ascii="Arial" w:hAnsi="Arial" w:cs="Arial"/>
        </w:rPr>
        <w:t xml:space="preserve"> </w:t>
      </w:r>
      <w:r w:rsidR="00C50B33" w:rsidRPr="009132B6">
        <w:rPr>
          <w:rFonts w:ascii="Arial" w:hAnsi="Arial" w:cs="Arial"/>
          <w:color w:val="FF0000"/>
        </w:rPr>
        <w:t>(</w:t>
      </w:r>
      <w:r w:rsidR="00C50B33" w:rsidRPr="009132B6">
        <w:rPr>
          <w:rFonts w:ascii="Arial" w:hAnsi="Arial" w:cs="Arial"/>
          <w:b/>
          <w:color w:val="FF0000"/>
        </w:rPr>
        <w:t>Supplemental Table 1</w:t>
      </w:r>
      <w:r w:rsidR="00C50B33" w:rsidRPr="009132B6">
        <w:rPr>
          <w:rFonts w:ascii="Arial" w:hAnsi="Arial" w:cs="Arial"/>
          <w:color w:val="FF0000"/>
        </w:rPr>
        <w:t xml:space="preserve">) </w:t>
      </w:r>
      <w:r w:rsidR="00C50B33">
        <w:rPr>
          <w:rFonts w:ascii="Arial" w:hAnsi="Arial" w:cs="Arial"/>
        </w:rPr>
        <w:t xml:space="preserve">across all three </w:t>
      </w:r>
      <w:r w:rsidR="00E67C87">
        <w:rPr>
          <w:rFonts w:ascii="Arial" w:hAnsi="Arial" w:cs="Arial"/>
        </w:rPr>
        <w:t>methods</w:t>
      </w:r>
      <w:r w:rsidR="003D789F">
        <w:rPr>
          <w:rFonts w:ascii="Arial" w:hAnsi="Arial" w:cs="Arial"/>
        </w:rPr>
        <w:t xml:space="preserve">, consistent with </w:t>
      </w:r>
      <w:r w:rsidR="00BB2BF5">
        <w:rPr>
          <w:rFonts w:ascii="Arial" w:hAnsi="Arial" w:cs="Arial"/>
        </w:rPr>
        <w:t>previous results</w:t>
      </w:r>
      <w:r w:rsidR="002C182A">
        <w:rPr>
          <w:rFonts w:ascii="Arial" w:hAnsi="Arial" w:cs="Arial"/>
        </w:rPr>
        <w:t>.</w:t>
      </w:r>
      <w:r w:rsidR="007239EF">
        <w:rPr>
          <w:rFonts w:ascii="Arial" w:hAnsi="Arial" w:cs="Arial"/>
        </w:rPr>
        <w:fldChar w:fldCharType="begin" w:fldLock="1"/>
      </w:r>
      <w:r w:rsidR="007F40E0">
        <w:rPr>
          <w:rFonts w:ascii="Arial" w:hAnsi="Arial" w:cs="Arial"/>
        </w:rPr>
        <w:instrText>ADDIN CSL_CITATION {"citationItems":[{"id":"ITEM-1","itemData":{"DOI":"10.1101/gr.185041.114","ISSN":"1088-9051","PMID":"25883321","abstract":"Small insertions and deletions (indels) and large structural variations (SVs) are major contributors to human genetic diversity and disease. However, mutation rates and characteristics of de novo indels and SVs in the general population have remained largely unexplored. We report 332 validated de novo structural changes identified in whole genomes of 250 families, including complex indels, retrotransposon insertions, and interchromosomal events. These data indicate a mutation rate of 2.94 indels (1-20 bp) and 0.16 SVs (&gt;20 bp) per generation. De novo structural changes affect on average 4.1 kbp of genomic sequence and 29 coding bases per generation, which is 91 and 52 times more nucleotides than de novo substitutions, respectively. This contrasts with the equal genomic footprint of inherited SVs and substitutions. An excess of structural changes originated on paternal haplotypes. Additionally, we observed a nonuniform distribution of de novo SVs across offspring. These results reveal the importance of different mutational mechanisms to changes in human genome structure across generations.","author":[{"dropping-particle":"","family":"Kloosterman","given":"Wigard P.","non-dropping-particle":"","parse-names":false,"suffix":""},{"dropping-particle":"","family":"Francioli","given":"Laurent C.","non-dropping-particle":"","parse-names":false,"suffix":""},{"dropping-particle":"","family":"Hormozdiari","given":"Fereydoun","non-dropping-particle":"","parse-names":false,"suffix":""},{"dropping-particle":"","family":"Marschall","given":"Tobias","non-dropping-particle":"","parse-names":false,"suffix":""},{"dropping-particle":"","family":"Hehir-Kwa","given":"Jayne Y.","non-dropping-particle":"","parse-names":false,"suffix":""},{"dropping-particle":"","family":"Abdellaoui","given":"Abdel","non-dropping-particle":"","parse-names":false,"suffix":""},{"dropping-particle":"","family":"Lameijer","given":"Eric-Wubbo","non-dropping-particle":"","parse-names":false,"suffix":""},{"dropping-particle":"","family":"Moed","given":"Matthijs H.","non-dropping-particle":"","parse-names":false,"suffix":""},{"dropping-particle":"","family":"Koval","given":"Vyacheslav","non-dropping-particle":"","parse-names":false,"suffix":""},{"dropping-particle":"","family":"Renkens","given":"Ivo","non-dropping-particle":"","parse-names":false,"suffix":""},{"dropping-particle":"","family":"Roosmalen","given":"Markus J.","non-dropping-particle":"van","parse-names":false,"suffix":""},{"dropping-particle":"","family":"Arp","given":"Pascal","non-dropping-particle":"","parse-names":false,"suffix":""},{"dropping-particle":"","family":"Karssen","given":"Lennart C.","non-dropping-particle":"","parse-names":false,"suffix":""},{"dropping-particle":"","family":"Coe","given":"Bradley P.","non-dropping-particle":"","parse-names":false,"suffix":""},{"dropping-particle":"","family":"Handsaker","given":"Robert E.","non-dropping-particle":"","parse-names":false,"suffix":""},{"dropping-particle":"","family":"Suchiman","given":"Eka D.","non-dropping-particle":"","parse-names":false,"suffix":""},{"dropping-particle":"","family":"Cuppen","given":"Edwin","non-dropping-particle":"","parse-names":false,"suffix":""},{"dropping-particle":"","family":"Thung","given":"Djie Tjwan","non-dropping-particle":"","parse-names":false,"suffix":""},{"dropping-particle":"","family":"McVey","given":"Mitch","non-dropping-particle":"","parse-names":false,"suffix":""},{"dropping-particle":"","family":"Wendl","given":"Michael C.","non-dropping-particle":"","parse-names":false,"suffix":""},{"dropping-particle":"","family":"Uitterlinden","given":"André","non-dropping-particle":"","parse-names":false,"suffix":""},{"dropping-particle":"","family":"Duijn","given":"Cornelia M.","non-dropping-particle":"van","parse-names":false,"suffix":""},{"dropping-particle":"","family":"Swertz","given":"Morris A.","non-dropping-particle":"","parse-names":false,"suffix":""},{"dropping-particle":"","family":"Wijmenga","given":"Cisca","non-dropping-particle":"","parse-names":false,"suffix":""},{"dropping-particle":"","family":"Ommen","given":"GertJan B.","non-dropping-particle":"van","parse-names":false,"suffix":""},{"dropping-particle":"","family":"Slagboom","given":"P. Eline","non-dropping-particle":"","parse-names":false,"suffix":""},{"dropping-particle":"","family":"Boomsma","given":"Dorret I.","non-dropping-particle":"","parse-names":false,"suffix":""},{"dropping-particle":"","family":"Schönhuth","given":"Alexander","non-dropping-particle":"","parse-names":false,"suffix":""},{"dropping-particle":"","family":"Eichler","given":"Evan E.","non-dropping-particle":"","parse-names":false,"suffix":""},{"dropping-particle":"","family":"Bakker","given":"Paul I.W.","non-dropping-particle":"de","parse-names":false,"suffix":""},{"dropping-particle":"","family":"Ye","given":"Kai","non-dropping-particle":"","parse-names":false,"suffix":""},{"dropping-particle":"","family":"Guryev","given":"Victor","non-dropping-particle":"","parse-names":false,"suffix":""},{"dropping-particle":"","family":"Guryev","given":"Victor","non-dropping-particle":"","parse-names":false,"suffix":""}],"container-title":"Genome Research","id":"ITEM-1","issue":"6","issued":{"date-parts":[["2015","6"]]},"page":"792-801","title":"Characteristics of de novo structural changes in the human genome","type":"article-journal","volume":"25"},"uris":["http://www.mendeley.com/documents/?uuid=12a93df1-fa53-3099-9644-6bc112b64cd0"]}],"mendeley":{"formattedCitation":"&lt;sup&gt;3&lt;/sup&gt;","plainTextFormattedCitation":"3","previouslyFormattedCitation":"&lt;sup&gt;3&lt;/sup&gt;"},"properties":{"noteIndex":0},"schema":"https://github.com/citation-style-language/schema/raw/master/csl-citation.json"}</w:instrText>
      </w:r>
      <w:r w:rsidR="007239EF">
        <w:rPr>
          <w:rFonts w:ascii="Arial" w:hAnsi="Arial" w:cs="Arial"/>
        </w:rPr>
        <w:fldChar w:fldCharType="separate"/>
      </w:r>
      <w:r w:rsidR="007239EF" w:rsidRPr="007239EF">
        <w:rPr>
          <w:rFonts w:ascii="Arial" w:hAnsi="Arial" w:cs="Arial"/>
          <w:noProof/>
          <w:vertAlign w:val="superscript"/>
        </w:rPr>
        <w:t>3</w:t>
      </w:r>
      <w:r w:rsidR="007239EF">
        <w:rPr>
          <w:rFonts w:ascii="Arial" w:hAnsi="Arial" w:cs="Arial"/>
        </w:rPr>
        <w:fldChar w:fldCharType="end"/>
      </w:r>
      <w:r w:rsidR="007239EF">
        <w:rPr>
          <w:rFonts w:ascii="Arial" w:hAnsi="Arial" w:cs="Arial"/>
        </w:rPr>
        <w:t xml:space="preserve"> </w:t>
      </w:r>
      <w:r w:rsidR="00FA6F94" w:rsidRPr="0018063C">
        <w:rPr>
          <w:rFonts w:ascii="Arial" w:hAnsi="Arial" w:cs="Arial"/>
          <w:color w:val="FF0000"/>
        </w:rPr>
        <w:t>W</w:t>
      </w:r>
      <w:r w:rsidR="007D35C4" w:rsidRPr="0018063C">
        <w:rPr>
          <w:rFonts w:ascii="Arial" w:hAnsi="Arial" w:cs="Arial"/>
          <w:color w:val="FF0000"/>
        </w:rPr>
        <w:t xml:space="preserve">e </w:t>
      </w:r>
      <w:r w:rsidR="00FA6F94" w:rsidRPr="0018063C">
        <w:rPr>
          <w:rFonts w:ascii="Arial" w:hAnsi="Arial" w:cs="Arial"/>
          <w:color w:val="FF0000"/>
        </w:rPr>
        <w:t xml:space="preserve">also found </w:t>
      </w:r>
      <w:r w:rsidR="007D35C4" w:rsidRPr="0018063C">
        <w:rPr>
          <w:rFonts w:ascii="Arial" w:hAnsi="Arial" w:cs="Arial"/>
          <w:color w:val="FF0000"/>
        </w:rPr>
        <w:t xml:space="preserve">deletion-insertion ratios </w:t>
      </w:r>
      <w:r w:rsidR="009F2AD8" w:rsidRPr="0018063C">
        <w:rPr>
          <w:rFonts w:ascii="Arial" w:hAnsi="Arial" w:cs="Arial"/>
          <w:color w:val="FF0000"/>
        </w:rPr>
        <w:t>ranging from X-Y</w:t>
      </w:r>
      <w:r w:rsidR="00FA6F94" w:rsidRPr="0018063C">
        <w:rPr>
          <w:rFonts w:ascii="Arial" w:hAnsi="Arial" w:cs="Arial"/>
          <w:color w:val="FF0000"/>
        </w:rPr>
        <w:t xml:space="preserve"> among non-CCCs</w:t>
      </w:r>
      <w:r w:rsidR="006E2517" w:rsidRPr="0018063C">
        <w:rPr>
          <w:rFonts w:ascii="Arial" w:hAnsi="Arial" w:cs="Arial"/>
          <w:color w:val="FF0000"/>
        </w:rPr>
        <w:t>.</w:t>
      </w:r>
      <w:r w:rsidR="00855D6A" w:rsidRPr="0018063C">
        <w:rPr>
          <w:rFonts w:ascii="Arial" w:hAnsi="Arial" w:cs="Arial"/>
          <w:color w:val="FF0000"/>
        </w:rPr>
        <w:t xml:space="preserve"> </w:t>
      </w:r>
      <w:r w:rsidR="00EC67D9">
        <w:rPr>
          <w:rFonts w:ascii="Arial" w:hAnsi="Arial" w:cs="Arial"/>
        </w:rPr>
        <w:t>We then compared the number of indels per class with parental age (</w:t>
      </w:r>
      <w:r w:rsidR="00EC67D9" w:rsidRPr="00EC67D9">
        <w:rPr>
          <w:rFonts w:ascii="Arial" w:hAnsi="Arial" w:cs="Arial"/>
          <w:b/>
        </w:rPr>
        <w:t>Figure 2</w:t>
      </w:r>
      <w:r w:rsidR="00EC67D9">
        <w:rPr>
          <w:rFonts w:ascii="Arial" w:hAnsi="Arial" w:cs="Arial"/>
        </w:rPr>
        <w:t xml:space="preserve"> and </w:t>
      </w:r>
      <w:r w:rsidR="00EC67D9" w:rsidRPr="00EC67D9">
        <w:rPr>
          <w:rFonts w:ascii="Arial" w:hAnsi="Arial" w:cs="Arial"/>
          <w:b/>
        </w:rPr>
        <w:t>Supplemental Figure 2</w:t>
      </w:r>
      <w:r w:rsidR="00EC67D9">
        <w:rPr>
          <w:rFonts w:ascii="Arial" w:hAnsi="Arial" w:cs="Arial"/>
        </w:rPr>
        <w:t>)</w:t>
      </w:r>
      <w:r w:rsidR="00DC30EA">
        <w:rPr>
          <w:rFonts w:ascii="Arial" w:hAnsi="Arial" w:cs="Arial"/>
        </w:rPr>
        <w:t>. The strongest correlation occurred between CCCs/trio and father’s age</w:t>
      </w:r>
      <w:r w:rsidR="002D1AE4">
        <w:rPr>
          <w:rFonts w:ascii="Arial" w:hAnsi="Arial" w:cs="Arial"/>
        </w:rPr>
        <w:t xml:space="preserve">, significant for </w:t>
      </w:r>
      <w:r w:rsidR="002D1AE4">
        <w:rPr>
          <w:rFonts w:ascii="Arial" w:hAnsi="Arial" w:cs="Arial"/>
        </w:rPr>
        <w:lastRenderedPageBreak/>
        <w:t>all three phasing methods in addition to the meta-analysis.</w:t>
      </w:r>
      <w:r w:rsidR="00D971C3">
        <w:rPr>
          <w:rFonts w:ascii="Arial" w:hAnsi="Arial" w:cs="Arial"/>
        </w:rPr>
        <w:t xml:space="preserve"> We also observed a modest </w:t>
      </w:r>
      <w:r w:rsidR="00E20DF1" w:rsidRPr="003F6BE3">
        <w:rPr>
          <w:rFonts w:ascii="Arial" w:hAnsi="Arial" w:cs="Arial"/>
          <w:noProof/>
        </w:rPr>
        <w:drawing>
          <wp:anchor distT="91440" distB="91440" distL="114300" distR="114300" simplePos="0" relativeHeight="251659264" behindDoc="0" locked="0" layoutInCell="1" allowOverlap="1" wp14:anchorId="0DA68489" wp14:editId="5B143C85">
            <wp:simplePos x="0" y="0"/>
            <wp:positionH relativeFrom="column">
              <wp:posOffset>-431765</wp:posOffset>
            </wp:positionH>
            <wp:positionV relativeFrom="page">
              <wp:posOffset>1456432</wp:posOffset>
            </wp:positionV>
            <wp:extent cx="6814820" cy="4672330"/>
            <wp:effectExtent l="0" t="0" r="5080" b="12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14820" cy="4672330"/>
                    </a:xfrm>
                    <a:prstGeom prst="rect">
                      <a:avLst/>
                    </a:prstGeom>
                  </pic:spPr>
                </pic:pic>
              </a:graphicData>
            </a:graphic>
            <wp14:sizeRelH relativeFrom="page">
              <wp14:pctWidth>0</wp14:pctWidth>
            </wp14:sizeRelH>
            <wp14:sizeRelV relativeFrom="page">
              <wp14:pctHeight>0</wp14:pctHeight>
            </wp14:sizeRelV>
          </wp:anchor>
        </w:drawing>
      </w:r>
      <w:r w:rsidR="00D971C3">
        <w:rPr>
          <w:rFonts w:ascii="Arial" w:hAnsi="Arial" w:cs="Arial"/>
        </w:rPr>
        <w:t xml:space="preserve">correlation between maternal age and </w:t>
      </w:r>
      <w:r w:rsidR="00D971C3" w:rsidRPr="00F96F06">
        <w:rPr>
          <w:rFonts w:ascii="Arial" w:hAnsi="Arial" w:cs="Arial"/>
          <w:i/>
        </w:rPr>
        <w:t>de novo</w:t>
      </w:r>
      <w:r w:rsidR="00D971C3">
        <w:rPr>
          <w:rFonts w:ascii="Arial" w:hAnsi="Arial" w:cs="Arial"/>
        </w:rPr>
        <w:t xml:space="preserve"> indels in any class</w:t>
      </w:r>
      <w:r w:rsidR="00642028">
        <w:rPr>
          <w:rFonts w:ascii="Arial" w:hAnsi="Arial" w:cs="Arial"/>
        </w:rPr>
        <w:t>.</w:t>
      </w:r>
    </w:p>
    <w:p w14:paraId="649E3F72" w14:textId="31DACBDB" w:rsidR="008337CC" w:rsidRDefault="008337CC" w:rsidP="008337CC">
      <w:pPr>
        <w:rPr>
          <w:rFonts w:ascii="Arial" w:hAnsi="Arial" w:cs="Arial"/>
        </w:rPr>
      </w:pPr>
    </w:p>
    <w:p w14:paraId="11A244A4" w14:textId="7FEFE030" w:rsidR="00E41A92"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w:t>
      </w:r>
      <w:r w:rsidR="00B07530">
        <w:rPr>
          <w:rFonts w:ascii="Arial" w:hAnsi="Arial" w:cs="Arial"/>
          <w:color w:val="FF0000"/>
        </w:rPr>
        <w:t>Characterize d</w:t>
      </w:r>
      <w:r w:rsidRPr="00CF3E8E">
        <w:rPr>
          <w:rFonts w:ascii="Arial" w:hAnsi="Arial" w:cs="Arial"/>
          <w:color w:val="FF0000"/>
        </w:rPr>
        <w:t xml:space="preserve">istribution </w:t>
      </w:r>
      <w:r w:rsidR="00B07530">
        <w:rPr>
          <w:rFonts w:ascii="Arial" w:hAnsi="Arial" w:cs="Arial"/>
          <w:color w:val="FF0000"/>
        </w:rPr>
        <w:t xml:space="preserve">of indels </w:t>
      </w:r>
      <w:r w:rsidRPr="00CF3E8E">
        <w:rPr>
          <w:rFonts w:ascii="Arial" w:hAnsi="Arial" w:cs="Arial"/>
          <w:color w:val="FF0000"/>
        </w:rPr>
        <w:t>across genome</w:t>
      </w:r>
      <w:r w:rsidR="008C5A71">
        <w:rPr>
          <w:rFonts w:ascii="Arial" w:hAnsi="Arial" w:cs="Arial"/>
          <w:color w:val="FF0000"/>
        </w:rPr>
        <w:t>. Are there hotspots similar to Montgomery 2013?</w:t>
      </w:r>
    </w:p>
    <w:p w14:paraId="5281D20D" w14:textId="7383E571" w:rsidR="00D32420" w:rsidRPr="00CF3E8E" w:rsidRDefault="00D32420" w:rsidP="00E41A92">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For supplemental table 1, break down by fraction </w:t>
      </w:r>
      <w:r w:rsidR="0022339B">
        <w:rPr>
          <w:rFonts w:ascii="Arial" w:hAnsi="Arial" w:cs="Arial"/>
          <w:color w:val="FF0000"/>
        </w:rPr>
        <w:t>in repetitive elements</w:t>
      </w:r>
    </w:p>
    <w:p w14:paraId="5C975FC4" w14:textId="38E7DF33" w:rsidR="00E41A92" w:rsidRPr="00CF3E8E"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Did we find the same deletions near C&gt;A (or whatever the complete genomics/Iceland/Molly finding was?)</w:t>
      </w:r>
    </w:p>
    <w:p w14:paraId="24C7DC19" w14:textId="02DB09C6" w:rsidR="00E41A92" w:rsidRPr="00CF3E8E"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Calculate meta-analysis correlation coefficient. However, parental age only explained a minority of the variance in CCC count per trio, suggesting that most arise through mechanisms independent of parental age</w:t>
      </w:r>
    </w:p>
    <w:p w14:paraId="22536C7F" w14:textId="4CE95C91" w:rsidR="00E41A92" w:rsidRDefault="00E41A92" w:rsidP="00E41A92">
      <w:pPr>
        <w:pStyle w:val="ListParagraph"/>
        <w:numPr>
          <w:ilvl w:val="0"/>
          <w:numId w:val="2"/>
        </w:numPr>
        <w:rPr>
          <w:rFonts w:ascii="Arial" w:hAnsi="Arial" w:cs="Arial"/>
          <w:color w:val="FF0000"/>
        </w:rPr>
      </w:pPr>
      <w:r w:rsidRPr="00CF3E8E">
        <w:rPr>
          <w:rFonts w:ascii="Arial" w:hAnsi="Arial" w:cs="Arial"/>
          <w:i/>
          <w:color w:val="FF0000"/>
        </w:rPr>
        <w:t>Option:</w:t>
      </w:r>
      <w:r w:rsidRPr="00CF3E8E">
        <w:rPr>
          <w:rFonts w:ascii="Arial" w:hAnsi="Arial" w:cs="Arial"/>
          <w:color w:val="FF0000"/>
        </w:rPr>
        <w:t xml:space="preserve"> predict the region-based indel background mutation rate, possibly use in case-model and control-model comparison</w:t>
      </w:r>
    </w:p>
    <w:p w14:paraId="2343933A" w14:textId="406C4597" w:rsidR="00954A07" w:rsidRDefault="00954A07" w:rsidP="00E41A92">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Repeat analysis separating repetitive vs non-repetitive elements</w:t>
      </w:r>
    </w:p>
    <w:p w14:paraId="558B285A" w14:textId="1021BFE9" w:rsidR="005B485D" w:rsidRPr="00025B91" w:rsidRDefault="003E30F1" w:rsidP="00043CF5">
      <w:pPr>
        <w:pStyle w:val="ListParagraph"/>
        <w:numPr>
          <w:ilvl w:val="0"/>
          <w:numId w:val="2"/>
        </w:numPr>
        <w:rPr>
          <w:rFonts w:ascii="Arial" w:hAnsi="Arial" w:cs="Arial"/>
          <w:color w:val="FF0000"/>
        </w:rPr>
      </w:pPr>
      <w:r>
        <w:rPr>
          <w:rFonts w:ascii="Arial" w:hAnsi="Arial" w:cs="Arial"/>
          <w:i/>
          <w:color w:val="FF0000"/>
        </w:rPr>
        <w:t>Option:</w:t>
      </w:r>
      <w:r>
        <w:rPr>
          <w:rFonts w:ascii="Arial" w:hAnsi="Arial" w:cs="Arial"/>
          <w:color w:val="FF0000"/>
        </w:rPr>
        <w:t xml:space="preserve"> Test NHEJ mechanism directly through nearby palindrome enrichment</w:t>
      </w:r>
    </w:p>
    <w:p w14:paraId="40948F71" w14:textId="50874AE0" w:rsidR="005B485D" w:rsidRDefault="005B485D" w:rsidP="00043CF5">
      <w:pPr>
        <w:rPr>
          <w:rFonts w:ascii="Arial" w:hAnsi="Arial" w:cs="Arial"/>
        </w:rPr>
      </w:pPr>
    </w:p>
    <w:p w14:paraId="71504B6A" w14:textId="27CF1C94" w:rsidR="00DA08BB" w:rsidRDefault="00DA08BB">
      <w:pPr>
        <w:rPr>
          <w:rFonts w:ascii="Arial" w:hAnsi="Arial" w:cs="Arial"/>
        </w:rPr>
      </w:pPr>
      <w:r>
        <w:rPr>
          <w:rFonts w:ascii="Arial" w:hAnsi="Arial" w:cs="Arial"/>
        </w:rPr>
        <w:br w:type="page"/>
      </w:r>
    </w:p>
    <w:p w14:paraId="627DDC5A" w14:textId="26E20FAF" w:rsidR="00FC71AC" w:rsidRPr="00FC71AC" w:rsidRDefault="00FC71AC" w:rsidP="00043CF5">
      <w:pPr>
        <w:rPr>
          <w:rFonts w:ascii="Arial" w:hAnsi="Arial" w:cs="Arial"/>
          <w:b/>
        </w:rPr>
      </w:pPr>
      <w:r w:rsidRPr="00FC71AC">
        <w:rPr>
          <w:rFonts w:ascii="Arial" w:hAnsi="Arial" w:cs="Arial"/>
          <w:b/>
        </w:rPr>
        <w:lastRenderedPageBreak/>
        <w:t>Conclusion</w:t>
      </w:r>
    </w:p>
    <w:p w14:paraId="10462823" w14:textId="47AD3943" w:rsidR="00B7076B" w:rsidRDefault="008815DB" w:rsidP="00B7076B">
      <w:pPr>
        <w:ind w:firstLine="720"/>
        <w:rPr>
          <w:rFonts w:ascii="Arial" w:hAnsi="Arial" w:cs="Arial"/>
        </w:rPr>
      </w:pPr>
      <w:r>
        <w:rPr>
          <w:rFonts w:ascii="Arial" w:hAnsi="Arial" w:cs="Arial"/>
        </w:rPr>
        <w:t xml:space="preserve">We phased </w:t>
      </w:r>
      <w:r w:rsidRPr="00BB1DEC">
        <w:rPr>
          <w:rFonts w:ascii="Arial" w:hAnsi="Arial" w:cs="Arial"/>
          <w:i/>
        </w:rPr>
        <w:t>de novo</w:t>
      </w:r>
      <w:r>
        <w:rPr>
          <w:rFonts w:ascii="Arial" w:hAnsi="Arial" w:cs="Arial"/>
        </w:rPr>
        <w:t xml:space="preserve"> variants to gain a deeper understanding of </w:t>
      </w:r>
      <w:r w:rsidR="0098694C">
        <w:rPr>
          <w:rFonts w:ascii="Arial" w:hAnsi="Arial" w:cs="Arial"/>
        </w:rPr>
        <w:t xml:space="preserve">germline </w:t>
      </w:r>
      <w:r>
        <w:rPr>
          <w:rFonts w:ascii="Arial" w:hAnsi="Arial" w:cs="Arial"/>
        </w:rPr>
        <w:t>indel mutagenesis.</w:t>
      </w:r>
      <w:r w:rsidR="00F64768">
        <w:rPr>
          <w:rFonts w:ascii="Arial" w:hAnsi="Arial" w:cs="Arial"/>
        </w:rPr>
        <w:t xml:space="preserve"> </w:t>
      </w:r>
      <w:r w:rsidR="00EF5831">
        <w:rPr>
          <w:rFonts w:ascii="Arial" w:hAnsi="Arial" w:cs="Arial"/>
        </w:rPr>
        <w:t>Phasing with low-coverage long-read sequencing was successful, illustrated by our ability to phased four times as many variants as short-read sequencing.</w:t>
      </w:r>
      <w:r w:rsidR="005A0C9C">
        <w:rPr>
          <w:rFonts w:ascii="Arial" w:hAnsi="Arial" w:cs="Arial"/>
        </w:rPr>
        <w:t xml:space="preserve"> We replicated previously defined </w:t>
      </w:r>
      <w:r w:rsidR="005A0C9C" w:rsidRPr="00627424">
        <w:rPr>
          <w:rFonts w:ascii="Arial" w:hAnsi="Arial" w:cs="Arial"/>
          <w:i/>
        </w:rPr>
        <w:t>de novo</w:t>
      </w:r>
      <w:r w:rsidR="005A0C9C">
        <w:rPr>
          <w:rFonts w:ascii="Arial" w:hAnsi="Arial" w:cs="Arial"/>
        </w:rPr>
        <w:t xml:space="preserve"> SNV associations, as well as the predisposition of deletions among </w:t>
      </w:r>
      <w:r w:rsidR="005A0C9C" w:rsidRPr="005A0C9C">
        <w:rPr>
          <w:rFonts w:ascii="Arial" w:hAnsi="Arial" w:cs="Arial"/>
          <w:i/>
        </w:rPr>
        <w:t>de novo</w:t>
      </w:r>
      <w:r w:rsidR="005A0C9C">
        <w:rPr>
          <w:rFonts w:ascii="Arial" w:hAnsi="Arial" w:cs="Arial"/>
        </w:rPr>
        <w:t xml:space="preserve"> non-CCC indels</w:t>
      </w:r>
      <w:r w:rsidR="003E30F1">
        <w:rPr>
          <w:rFonts w:ascii="Arial" w:hAnsi="Arial" w:cs="Arial"/>
        </w:rPr>
        <w:t>. The latter observation is consistent with the hypothesis that most</w:t>
      </w:r>
      <w:r w:rsidR="003A24D8">
        <w:rPr>
          <w:rFonts w:ascii="Arial" w:hAnsi="Arial" w:cs="Arial"/>
        </w:rPr>
        <w:t xml:space="preserve"> non-CCCs arise with double-strand break repair</w:t>
      </w:r>
      <w:r w:rsidR="00A34572">
        <w:rPr>
          <w:rFonts w:ascii="Arial" w:hAnsi="Arial" w:cs="Arial"/>
        </w:rPr>
        <w:t xml:space="preserve"> through non-homologous end-joining.</w:t>
      </w:r>
    </w:p>
    <w:p w14:paraId="0DEF540C" w14:textId="2C8C31C3" w:rsidR="00B7076B" w:rsidRDefault="00B7076B" w:rsidP="00B7076B">
      <w:pPr>
        <w:ind w:firstLine="720"/>
        <w:rPr>
          <w:rFonts w:ascii="Arial" w:hAnsi="Arial" w:cs="Arial"/>
        </w:rPr>
      </w:pPr>
      <w:r>
        <w:rPr>
          <w:rFonts w:ascii="Arial" w:hAnsi="Arial" w:cs="Arial"/>
        </w:rPr>
        <w:t xml:space="preserve">We observed the novel but expected correlation between </w:t>
      </w:r>
      <w:r w:rsidRPr="00B7076B">
        <w:rPr>
          <w:rFonts w:ascii="Arial" w:hAnsi="Arial" w:cs="Arial"/>
          <w:i/>
        </w:rPr>
        <w:t>de novo</w:t>
      </w:r>
      <w:r>
        <w:rPr>
          <w:rFonts w:ascii="Arial" w:hAnsi="Arial" w:cs="Arial"/>
        </w:rPr>
        <w:t xml:space="preserve"> CCC indels and father’s age at conception. </w:t>
      </w:r>
      <w:r w:rsidR="002F662D">
        <w:rPr>
          <w:rFonts w:ascii="Arial" w:hAnsi="Arial" w:cs="Arial"/>
        </w:rPr>
        <w:t>These results were highly significant across three phasing methods. Because CCCs are hypothesized to arise during polymerase slippage, the paternal age association is consistent with spermatogenesis-associated DNA replication errors.</w:t>
      </w:r>
      <w:r w:rsidR="00865C6B">
        <w:rPr>
          <w:rFonts w:ascii="Arial" w:hAnsi="Arial" w:cs="Arial"/>
        </w:rPr>
        <w:t xml:space="preserve"> However, paternal age explained &lt;10% of variance in </w:t>
      </w:r>
      <w:r w:rsidR="00865C6B" w:rsidRPr="00DC0FBA">
        <w:rPr>
          <w:rFonts w:ascii="Arial" w:hAnsi="Arial" w:cs="Arial"/>
          <w:i/>
        </w:rPr>
        <w:t>de novo</w:t>
      </w:r>
      <w:r w:rsidR="00865C6B">
        <w:rPr>
          <w:rFonts w:ascii="Arial" w:hAnsi="Arial" w:cs="Arial"/>
        </w:rPr>
        <w:t xml:space="preserve"> CCC counts per trio, suggesting there are other likely polymerase-mediated events that </w:t>
      </w:r>
      <w:r w:rsidR="0035590D">
        <w:rPr>
          <w:rFonts w:ascii="Arial" w:hAnsi="Arial" w:cs="Arial"/>
        </w:rPr>
        <w:t>are contributing to CCCs</w:t>
      </w:r>
      <w:r w:rsidR="00D01EC6">
        <w:rPr>
          <w:rFonts w:ascii="Arial" w:hAnsi="Arial" w:cs="Arial"/>
        </w:rPr>
        <w:t xml:space="preserve">. We also observed trends supporting a possible role for both maternal and paternal age in the development of other types of </w:t>
      </w:r>
      <w:r w:rsidR="00D01EC6" w:rsidRPr="00D01EC6">
        <w:rPr>
          <w:rFonts w:ascii="Arial" w:hAnsi="Arial" w:cs="Arial"/>
          <w:i/>
        </w:rPr>
        <w:t>de novo</w:t>
      </w:r>
      <w:r w:rsidR="00D01EC6">
        <w:rPr>
          <w:rFonts w:ascii="Arial" w:hAnsi="Arial" w:cs="Arial"/>
        </w:rPr>
        <w:t xml:space="preserve"> indels</w:t>
      </w:r>
      <w:r w:rsidR="009E79A9">
        <w:rPr>
          <w:rFonts w:ascii="Arial" w:hAnsi="Arial" w:cs="Arial"/>
        </w:rPr>
        <w:t xml:space="preserve">, including a trend for </w:t>
      </w:r>
      <w:r w:rsidR="009E79A9" w:rsidRPr="009E79A9">
        <w:rPr>
          <w:rFonts w:ascii="Arial" w:hAnsi="Arial" w:cs="Arial"/>
          <w:i/>
        </w:rPr>
        <w:t>de novo</w:t>
      </w:r>
      <w:r w:rsidR="009E79A9">
        <w:rPr>
          <w:rFonts w:ascii="Arial" w:hAnsi="Arial" w:cs="Arial"/>
        </w:rPr>
        <w:t xml:space="preserve"> HRs (which is also hypothesized to be associated with polymerase slippage)</w:t>
      </w:r>
      <w:r w:rsidR="00893297">
        <w:rPr>
          <w:rFonts w:ascii="Arial" w:hAnsi="Arial" w:cs="Arial"/>
        </w:rPr>
        <w:t xml:space="preserve">. Finally, we observed a weak correlation between maternal age and any </w:t>
      </w:r>
      <w:r w:rsidR="00893297" w:rsidRPr="00A02A35">
        <w:rPr>
          <w:rFonts w:ascii="Arial" w:hAnsi="Arial" w:cs="Arial"/>
          <w:i/>
        </w:rPr>
        <w:t>de novo</w:t>
      </w:r>
      <w:r w:rsidR="00893297">
        <w:rPr>
          <w:rFonts w:ascii="Arial" w:hAnsi="Arial" w:cs="Arial"/>
        </w:rPr>
        <w:t xml:space="preserve"> indel</w:t>
      </w:r>
      <w:r w:rsidR="00410162">
        <w:rPr>
          <w:rFonts w:ascii="Arial" w:hAnsi="Arial" w:cs="Arial"/>
        </w:rPr>
        <w:t>, suggesting that indels arise through events other than replication-associated errors.</w:t>
      </w:r>
    </w:p>
    <w:p w14:paraId="4BFDA28C" w14:textId="0B5C2A58" w:rsidR="008815DB" w:rsidRPr="00FC71AC" w:rsidRDefault="007C2343" w:rsidP="00AF701B">
      <w:pPr>
        <w:ind w:firstLine="720"/>
        <w:rPr>
          <w:rFonts w:ascii="Arial" w:hAnsi="Arial" w:cs="Arial"/>
        </w:rPr>
      </w:pPr>
      <w:r>
        <w:rPr>
          <w:rFonts w:ascii="Arial" w:hAnsi="Arial" w:cs="Arial"/>
        </w:rPr>
        <w:t xml:space="preserve">Taken together, we have demonstrated that grouping </w:t>
      </w:r>
      <w:r w:rsidRPr="00622207">
        <w:rPr>
          <w:rFonts w:ascii="Arial" w:hAnsi="Arial" w:cs="Arial"/>
          <w:i/>
        </w:rPr>
        <w:t>de novo</w:t>
      </w:r>
      <w:r>
        <w:rPr>
          <w:rFonts w:ascii="Arial" w:hAnsi="Arial" w:cs="Arial"/>
        </w:rPr>
        <w:t xml:space="preserve"> indels into HRs, CCCs, and non-CCCs provides a valuable framework for interpreting indel mutagenesis, and have developed an API to make this easier.</w:t>
      </w:r>
      <w:r w:rsidR="00E33F87">
        <w:rPr>
          <w:rFonts w:ascii="Arial" w:hAnsi="Arial" w:cs="Arial"/>
        </w:rPr>
        <w:t xml:space="preserve"> The CCC-paternal-age correlation is consistent with hypothesized mechanisms but explains a low percentage of indel mutagenesis, suggesting there are other, as of yet unknown, mechanisms at play.</w:t>
      </w:r>
    </w:p>
    <w:p w14:paraId="5396F364" w14:textId="77777777" w:rsidR="00AD6726" w:rsidRPr="003C523A" w:rsidRDefault="00AD6726" w:rsidP="00043CF5">
      <w:pPr>
        <w:rPr>
          <w:rFonts w:ascii="Arial" w:hAnsi="Arial" w:cs="Arial"/>
          <w:b/>
        </w:rPr>
      </w:pPr>
    </w:p>
    <w:p w14:paraId="445E4717" w14:textId="77777777" w:rsidR="0097143B" w:rsidRPr="0097143B" w:rsidRDefault="0097143B" w:rsidP="00043CF5">
      <w:pPr>
        <w:rPr>
          <w:rFonts w:ascii="Arial" w:hAnsi="Arial" w:cs="Arial"/>
          <w:b/>
        </w:rPr>
      </w:pPr>
      <w:r w:rsidRPr="0097143B">
        <w:rPr>
          <w:rFonts w:ascii="Arial" w:hAnsi="Arial" w:cs="Arial"/>
          <w:b/>
        </w:rPr>
        <w:t>URLS</w:t>
      </w:r>
    </w:p>
    <w:p w14:paraId="23056A32" w14:textId="55F3D155" w:rsidR="0097143B" w:rsidRDefault="0097143B" w:rsidP="00043CF5">
      <w:pPr>
        <w:rPr>
          <w:rFonts w:ascii="Arial" w:hAnsi="Arial" w:cs="Arial"/>
        </w:rPr>
      </w:pPr>
      <w:r w:rsidRPr="0097143B">
        <w:rPr>
          <w:rFonts w:ascii="Arial" w:hAnsi="Arial" w:cs="Arial"/>
        </w:rPr>
        <w:t xml:space="preserve">Code: </w:t>
      </w:r>
      <w:hyperlink r:id="rId12" w:history="1">
        <w:r w:rsidRPr="0097278C">
          <w:rPr>
            <w:rStyle w:val="Hyperlink"/>
            <w:rFonts w:ascii="Arial" w:hAnsi="Arial" w:cs="Arial"/>
          </w:rPr>
          <w:t>https://git</w:t>
        </w:r>
        <w:r w:rsidRPr="0097278C">
          <w:rPr>
            <w:rStyle w:val="Hyperlink"/>
            <w:rFonts w:ascii="Arial" w:hAnsi="Arial" w:cs="Arial"/>
          </w:rPr>
          <w:t>h</w:t>
        </w:r>
        <w:r w:rsidRPr="0097278C">
          <w:rPr>
            <w:rStyle w:val="Hyperlink"/>
            <w:rFonts w:ascii="Arial" w:hAnsi="Arial" w:cs="Arial"/>
          </w:rPr>
          <w:t>ub.com/allisonseiden/longreadclustersequencing/</w:t>
        </w:r>
      </w:hyperlink>
    </w:p>
    <w:p w14:paraId="19008DE9" w14:textId="33F03B45" w:rsidR="00183BAE" w:rsidRDefault="007C546F" w:rsidP="006C021D">
      <w:pPr>
        <w:widowControl w:val="0"/>
        <w:autoSpaceDE w:val="0"/>
        <w:autoSpaceDN w:val="0"/>
        <w:adjustRightInd w:val="0"/>
        <w:rPr>
          <w:rFonts w:ascii="Arial" w:hAnsi="Arial" w:cs="Arial"/>
        </w:rPr>
      </w:pPr>
      <w:r>
        <w:rPr>
          <w:rFonts w:ascii="Arial" w:hAnsi="Arial" w:cs="Arial"/>
        </w:rPr>
        <w:t xml:space="preserve">Sorting-hat: </w:t>
      </w:r>
      <w:hyperlink r:id="rId13" w:history="1">
        <w:r w:rsidR="00D711C7" w:rsidRPr="0097278C">
          <w:rPr>
            <w:rStyle w:val="Hyperlink"/>
            <w:rFonts w:ascii="Arial" w:hAnsi="Arial" w:cs="Arial"/>
          </w:rPr>
          <w:t>https://pypi.org/project/sorting-hat/</w:t>
        </w:r>
      </w:hyperlink>
    </w:p>
    <w:p w14:paraId="7795E320" w14:textId="2AC9486D" w:rsidR="007C546F" w:rsidRDefault="007C546F" w:rsidP="006C021D">
      <w:pPr>
        <w:widowControl w:val="0"/>
        <w:autoSpaceDE w:val="0"/>
        <w:autoSpaceDN w:val="0"/>
        <w:adjustRightInd w:val="0"/>
        <w:rPr>
          <w:rFonts w:ascii="Arial" w:hAnsi="Arial" w:cs="Arial"/>
        </w:rPr>
      </w:pPr>
    </w:p>
    <w:p w14:paraId="290A47A5" w14:textId="77777777"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Acknowledgements</w:t>
      </w:r>
    </w:p>
    <w:p w14:paraId="548B0F7F" w14:textId="743273E2" w:rsidR="009D5EEE" w:rsidRDefault="002F320C" w:rsidP="006C021D">
      <w:pPr>
        <w:widowControl w:val="0"/>
        <w:autoSpaceDE w:val="0"/>
        <w:autoSpaceDN w:val="0"/>
        <w:adjustRightInd w:val="0"/>
        <w:rPr>
          <w:rFonts w:ascii="Arial" w:hAnsi="Arial" w:cs="Arial"/>
        </w:rPr>
      </w:pPr>
      <w:r w:rsidRPr="002F320C">
        <w:rPr>
          <w:rFonts w:ascii="Arial" w:hAnsi="Arial" w:cs="Arial"/>
        </w:rPr>
        <w:t xml:space="preserve">The results analyzed and published here are based in part on data generated by Gabriella Miller Kids First Pediatric Research Program projects phs001138.v2.p2/phs001194.v2.p2, and were accessed from </w:t>
      </w:r>
      <w:proofErr w:type="spellStart"/>
      <w:r w:rsidRPr="002F320C">
        <w:rPr>
          <w:rFonts w:ascii="Arial" w:hAnsi="Arial" w:cs="Arial"/>
        </w:rPr>
        <w:t>dbGaP</w:t>
      </w:r>
      <w:proofErr w:type="spellEnd"/>
      <w:r w:rsidRPr="002F320C">
        <w:rPr>
          <w:rFonts w:ascii="Arial" w:hAnsi="Arial" w:cs="Arial"/>
        </w:rPr>
        <w:t xml:space="preserve"> (www.ncbi.nlm.nih.gov/gap). This work was supported in part through the computational resources and staff expertise provided by Scientific Computing at the Icahn School of Medicine at Mount Sinai.</w:t>
      </w:r>
    </w:p>
    <w:p w14:paraId="4A278C9D" w14:textId="77777777" w:rsidR="002F320C" w:rsidRDefault="002F320C" w:rsidP="006C021D">
      <w:pPr>
        <w:widowControl w:val="0"/>
        <w:autoSpaceDE w:val="0"/>
        <w:autoSpaceDN w:val="0"/>
        <w:adjustRightInd w:val="0"/>
        <w:rPr>
          <w:rFonts w:ascii="Arial" w:hAnsi="Arial" w:cs="Arial"/>
        </w:rPr>
      </w:pPr>
    </w:p>
    <w:p w14:paraId="06EC3B91" w14:textId="2BA44882" w:rsidR="009D5EEE" w:rsidRPr="00DF38DA" w:rsidRDefault="009D5EEE" w:rsidP="006C021D">
      <w:pPr>
        <w:widowControl w:val="0"/>
        <w:autoSpaceDE w:val="0"/>
        <w:autoSpaceDN w:val="0"/>
        <w:adjustRightInd w:val="0"/>
        <w:rPr>
          <w:rFonts w:ascii="Arial" w:hAnsi="Arial" w:cs="Arial"/>
          <w:b/>
        </w:rPr>
      </w:pPr>
      <w:r w:rsidRPr="00DF38DA">
        <w:rPr>
          <w:rFonts w:ascii="Arial" w:hAnsi="Arial" w:cs="Arial"/>
          <w:b/>
        </w:rPr>
        <w:t>Funding</w:t>
      </w:r>
    </w:p>
    <w:p w14:paraId="17E697A7" w14:textId="600F6B9C" w:rsidR="009D5EEE" w:rsidRDefault="009D5EEE" w:rsidP="006C021D">
      <w:pPr>
        <w:widowControl w:val="0"/>
        <w:autoSpaceDE w:val="0"/>
        <w:autoSpaceDN w:val="0"/>
        <w:adjustRightInd w:val="0"/>
        <w:rPr>
          <w:rFonts w:ascii="Arial" w:hAnsi="Arial" w:cs="Arial"/>
        </w:rPr>
      </w:pPr>
      <w:r w:rsidRPr="009D5EEE">
        <w:rPr>
          <w:rFonts w:ascii="Arial" w:hAnsi="Arial" w:cs="Arial"/>
        </w:rPr>
        <w:t>This work was supported by the National Institute of Dental and Craniofacial Research Interdisciplinary Training in Systems and Developmental Biology and Birth Defects [T32HD075735 to F.R.], Mount Sinai Medical Scientist Training Program [5T32GM007280 to F.R.], and National Heart, Lung, and Blood Institute (NHLBI) grants for the Pediatric Cardiac Genomics Consortium [U01-HL098188, U01-HL131003, UM1-HL098147, U01-HL098153, U01-HL098163, UM1-HL098123, UM1-HL098162, UM1-</w:t>
      </w:r>
      <w:r w:rsidRPr="009D5EEE">
        <w:rPr>
          <w:rFonts w:ascii="Arial" w:hAnsi="Arial" w:cs="Arial"/>
        </w:rPr>
        <w:lastRenderedPageBreak/>
        <w:t>HL128761, UM1-HL128711].</w:t>
      </w:r>
    </w:p>
    <w:p w14:paraId="5CE5B80B" w14:textId="77777777" w:rsidR="009D5EEE" w:rsidRDefault="009D5EEE" w:rsidP="006C021D">
      <w:pPr>
        <w:widowControl w:val="0"/>
        <w:autoSpaceDE w:val="0"/>
        <w:autoSpaceDN w:val="0"/>
        <w:adjustRightInd w:val="0"/>
        <w:rPr>
          <w:rFonts w:ascii="Arial" w:hAnsi="Arial" w:cs="Arial"/>
        </w:rPr>
      </w:pPr>
    </w:p>
    <w:p w14:paraId="341671BC" w14:textId="7D42FDE4" w:rsidR="006C021D" w:rsidRPr="00F93C62" w:rsidRDefault="00F93C62" w:rsidP="006C021D">
      <w:pPr>
        <w:widowControl w:val="0"/>
        <w:autoSpaceDE w:val="0"/>
        <w:autoSpaceDN w:val="0"/>
        <w:adjustRightInd w:val="0"/>
        <w:rPr>
          <w:rFonts w:ascii="Arial" w:hAnsi="Arial" w:cs="Arial"/>
          <w:b/>
        </w:rPr>
      </w:pPr>
      <w:r>
        <w:rPr>
          <w:rFonts w:ascii="Arial" w:hAnsi="Arial" w:cs="Arial"/>
          <w:b/>
        </w:rPr>
        <w:t>References</w:t>
      </w:r>
    </w:p>
    <w:p w14:paraId="790AF8B8" w14:textId="5F079E68" w:rsidR="00D93493" w:rsidRPr="00D93493" w:rsidRDefault="00A35644" w:rsidP="00D93493">
      <w:pPr>
        <w:widowControl w:val="0"/>
        <w:autoSpaceDE w:val="0"/>
        <w:autoSpaceDN w:val="0"/>
        <w:adjustRightInd w:val="0"/>
        <w:ind w:left="640" w:hanging="640"/>
        <w:rPr>
          <w:rFonts w:ascii="Arial" w:hAnsi="Arial" w:cs="Arial"/>
          <w:noProof/>
        </w:rPr>
      </w:pPr>
      <w:r>
        <w:rPr>
          <w:rFonts w:ascii="Arial" w:hAnsi="Arial" w:cs="Arial"/>
        </w:rPr>
        <w:fldChar w:fldCharType="begin" w:fldLock="1"/>
      </w:r>
      <w:r>
        <w:rPr>
          <w:rFonts w:ascii="Arial" w:hAnsi="Arial" w:cs="Arial"/>
        </w:rPr>
        <w:instrText xml:space="preserve">ADDIN Mendeley Bibliography CSL_BIBLIOGRAPHY </w:instrText>
      </w:r>
      <w:r>
        <w:rPr>
          <w:rFonts w:ascii="Arial" w:hAnsi="Arial" w:cs="Arial"/>
        </w:rPr>
        <w:fldChar w:fldCharType="separate"/>
      </w:r>
      <w:r w:rsidR="00D93493" w:rsidRPr="00D93493">
        <w:rPr>
          <w:rFonts w:ascii="Arial" w:hAnsi="Arial" w:cs="Arial"/>
          <w:noProof/>
        </w:rPr>
        <w:t>1.</w:t>
      </w:r>
      <w:r w:rsidR="00D93493" w:rsidRPr="00D93493">
        <w:rPr>
          <w:rFonts w:ascii="Arial" w:hAnsi="Arial" w:cs="Arial"/>
          <w:noProof/>
        </w:rPr>
        <w:tab/>
        <w:t xml:space="preserve">Campbell, C. D. &amp; Eichler, E. E. Properties and rates of germline mutations in humans. </w:t>
      </w:r>
      <w:r w:rsidR="00D93493" w:rsidRPr="00D93493">
        <w:rPr>
          <w:rFonts w:ascii="Arial" w:hAnsi="Arial" w:cs="Arial"/>
          <w:i/>
          <w:iCs/>
          <w:noProof/>
        </w:rPr>
        <w:t>Trends Genet.</w:t>
      </w:r>
      <w:r w:rsidR="00D93493" w:rsidRPr="00D93493">
        <w:rPr>
          <w:rFonts w:ascii="Arial" w:hAnsi="Arial" w:cs="Arial"/>
          <w:noProof/>
        </w:rPr>
        <w:t xml:space="preserve"> </w:t>
      </w:r>
      <w:r w:rsidR="00D93493" w:rsidRPr="00D93493">
        <w:rPr>
          <w:rFonts w:ascii="Arial" w:hAnsi="Arial" w:cs="Arial"/>
          <w:b/>
          <w:bCs/>
          <w:noProof/>
        </w:rPr>
        <w:t>29,</w:t>
      </w:r>
      <w:r w:rsidR="00D93493" w:rsidRPr="00D93493">
        <w:rPr>
          <w:rFonts w:ascii="Arial" w:hAnsi="Arial" w:cs="Arial"/>
          <w:noProof/>
        </w:rPr>
        <w:t xml:space="preserve"> 575–584 (2013).</w:t>
      </w:r>
    </w:p>
    <w:p w14:paraId="34F4AFEB"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2.</w:t>
      </w:r>
      <w:r w:rsidRPr="00D93493">
        <w:rPr>
          <w:rFonts w:ascii="Arial" w:hAnsi="Arial" w:cs="Arial"/>
          <w:noProof/>
        </w:rPr>
        <w:tab/>
        <w:t xml:space="preserve">Montgomery, S. B. </w:t>
      </w:r>
      <w:r w:rsidRPr="00D93493">
        <w:rPr>
          <w:rFonts w:ascii="Arial" w:hAnsi="Arial" w:cs="Arial"/>
          <w:i/>
          <w:iCs/>
          <w:noProof/>
        </w:rPr>
        <w:t>et al.</w:t>
      </w:r>
      <w:r w:rsidRPr="00D93493">
        <w:rPr>
          <w:rFonts w:ascii="Arial" w:hAnsi="Arial" w:cs="Arial"/>
          <w:noProof/>
        </w:rPr>
        <w:t xml:space="preserve"> The origin, evolution, and functional impact of short insertion-deletion variants identified in 179 human genomes. </w:t>
      </w:r>
      <w:r w:rsidRPr="00D93493">
        <w:rPr>
          <w:rFonts w:ascii="Arial" w:hAnsi="Arial" w:cs="Arial"/>
          <w:i/>
          <w:iCs/>
          <w:noProof/>
        </w:rPr>
        <w:t>Genome Res.</w:t>
      </w:r>
      <w:r w:rsidRPr="00D93493">
        <w:rPr>
          <w:rFonts w:ascii="Arial" w:hAnsi="Arial" w:cs="Arial"/>
          <w:noProof/>
        </w:rPr>
        <w:t xml:space="preserve"> </w:t>
      </w:r>
      <w:r w:rsidRPr="00D93493">
        <w:rPr>
          <w:rFonts w:ascii="Arial" w:hAnsi="Arial" w:cs="Arial"/>
          <w:b/>
          <w:bCs/>
          <w:noProof/>
        </w:rPr>
        <w:t>23,</w:t>
      </w:r>
      <w:r w:rsidRPr="00D93493">
        <w:rPr>
          <w:rFonts w:ascii="Arial" w:hAnsi="Arial" w:cs="Arial"/>
          <w:noProof/>
        </w:rPr>
        <w:t xml:space="preserve"> 749–761 (2013).</w:t>
      </w:r>
    </w:p>
    <w:p w14:paraId="2A0D94A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3.</w:t>
      </w:r>
      <w:r w:rsidRPr="00D93493">
        <w:rPr>
          <w:rFonts w:ascii="Arial" w:hAnsi="Arial" w:cs="Arial"/>
          <w:noProof/>
        </w:rPr>
        <w:tab/>
        <w:t xml:space="preserve">Kloosterman, W. P. </w:t>
      </w:r>
      <w:r w:rsidRPr="00D93493">
        <w:rPr>
          <w:rFonts w:ascii="Arial" w:hAnsi="Arial" w:cs="Arial"/>
          <w:i/>
          <w:iCs/>
          <w:noProof/>
        </w:rPr>
        <w:t>et al.</w:t>
      </w:r>
      <w:r w:rsidRPr="00D93493">
        <w:rPr>
          <w:rFonts w:ascii="Arial" w:hAnsi="Arial" w:cs="Arial"/>
          <w:noProof/>
        </w:rPr>
        <w:t xml:space="preserve"> Characteristics of de novo structural changes in the human genome. </w:t>
      </w:r>
      <w:r w:rsidRPr="00D93493">
        <w:rPr>
          <w:rFonts w:ascii="Arial" w:hAnsi="Arial" w:cs="Arial"/>
          <w:i/>
          <w:iCs/>
          <w:noProof/>
        </w:rPr>
        <w:t>Genome Res.</w:t>
      </w:r>
      <w:r w:rsidRPr="00D93493">
        <w:rPr>
          <w:rFonts w:ascii="Arial" w:hAnsi="Arial" w:cs="Arial"/>
          <w:noProof/>
        </w:rPr>
        <w:t xml:space="preserve"> </w:t>
      </w:r>
      <w:r w:rsidRPr="00D93493">
        <w:rPr>
          <w:rFonts w:ascii="Arial" w:hAnsi="Arial" w:cs="Arial"/>
          <w:b/>
          <w:bCs/>
          <w:noProof/>
        </w:rPr>
        <w:t>25,</w:t>
      </w:r>
      <w:r w:rsidRPr="00D93493">
        <w:rPr>
          <w:rFonts w:ascii="Arial" w:hAnsi="Arial" w:cs="Arial"/>
          <w:noProof/>
        </w:rPr>
        <w:t xml:space="preserve"> 792–801 (2015).</w:t>
      </w:r>
    </w:p>
    <w:p w14:paraId="660B983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4.</w:t>
      </w:r>
      <w:r w:rsidRPr="00D93493">
        <w:rPr>
          <w:rFonts w:ascii="Arial" w:hAnsi="Arial" w:cs="Arial"/>
          <w:noProof/>
        </w:rPr>
        <w:tab/>
        <w:t xml:space="preserve">Garcia-Diaz, M. &amp; Kunkel, T. A. Mechanism of a genetic glissando*: structural biology of indel mutations. </w:t>
      </w:r>
      <w:r w:rsidRPr="00D93493">
        <w:rPr>
          <w:rFonts w:ascii="Arial" w:hAnsi="Arial" w:cs="Arial"/>
          <w:i/>
          <w:iCs/>
          <w:noProof/>
        </w:rPr>
        <w:t>Trends Biochem. Sci.</w:t>
      </w:r>
      <w:r w:rsidRPr="00D93493">
        <w:rPr>
          <w:rFonts w:ascii="Arial" w:hAnsi="Arial" w:cs="Arial"/>
          <w:noProof/>
        </w:rPr>
        <w:t xml:space="preserve"> </w:t>
      </w:r>
      <w:r w:rsidRPr="00D93493">
        <w:rPr>
          <w:rFonts w:ascii="Arial" w:hAnsi="Arial" w:cs="Arial"/>
          <w:b/>
          <w:bCs/>
          <w:noProof/>
        </w:rPr>
        <w:t>31,</w:t>
      </w:r>
      <w:r w:rsidRPr="00D93493">
        <w:rPr>
          <w:rFonts w:ascii="Arial" w:hAnsi="Arial" w:cs="Arial"/>
          <w:noProof/>
        </w:rPr>
        <w:t xml:space="preserve"> 206–214 (2006).</w:t>
      </w:r>
    </w:p>
    <w:p w14:paraId="65DA5003"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5.</w:t>
      </w:r>
      <w:r w:rsidRPr="00D93493">
        <w:rPr>
          <w:rFonts w:ascii="Arial" w:hAnsi="Arial" w:cs="Arial"/>
          <w:noProof/>
        </w:rPr>
        <w:tab/>
        <w:t xml:space="preserve">Jónsson, H. </w:t>
      </w:r>
      <w:r w:rsidRPr="00D93493">
        <w:rPr>
          <w:rFonts w:ascii="Arial" w:hAnsi="Arial" w:cs="Arial"/>
          <w:i/>
          <w:iCs/>
          <w:noProof/>
        </w:rPr>
        <w:t>et al.</w:t>
      </w:r>
      <w:r w:rsidRPr="00D93493">
        <w:rPr>
          <w:rFonts w:ascii="Arial" w:hAnsi="Arial" w:cs="Arial"/>
          <w:noProof/>
        </w:rPr>
        <w:t xml:space="preserve"> Parental influence on human germline de novo mutations in 1,548 trios from Iceland. </w:t>
      </w:r>
      <w:r w:rsidRPr="00D93493">
        <w:rPr>
          <w:rFonts w:ascii="Arial" w:hAnsi="Arial" w:cs="Arial"/>
          <w:i/>
          <w:iCs/>
          <w:noProof/>
        </w:rPr>
        <w:t>Nature</w:t>
      </w:r>
      <w:r w:rsidRPr="00D93493">
        <w:rPr>
          <w:rFonts w:ascii="Arial" w:hAnsi="Arial" w:cs="Arial"/>
          <w:noProof/>
        </w:rPr>
        <w:t xml:space="preserve"> </w:t>
      </w:r>
      <w:r w:rsidRPr="00D93493">
        <w:rPr>
          <w:rFonts w:ascii="Arial" w:hAnsi="Arial" w:cs="Arial"/>
          <w:b/>
          <w:bCs/>
          <w:noProof/>
        </w:rPr>
        <w:t>549,</w:t>
      </w:r>
      <w:r w:rsidRPr="00D93493">
        <w:rPr>
          <w:rFonts w:ascii="Arial" w:hAnsi="Arial" w:cs="Arial"/>
          <w:noProof/>
        </w:rPr>
        <w:t xml:space="preserve"> 519–522 (2017).</w:t>
      </w:r>
    </w:p>
    <w:p w14:paraId="033C767C"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6.</w:t>
      </w:r>
      <w:r w:rsidRPr="00D93493">
        <w:rPr>
          <w:rFonts w:ascii="Arial" w:hAnsi="Arial" w:cs="Arial"/>
          <w:noProof/>
        </w:rPr>
        <w:tab/>
        <w:t xml:space="preserve">Gelb, B. </w:t>
      </w:r>
      <w:r w:rsidRPr="00D93493">
        <w:rPr>
          <w:rFonts w:ascii="Arial" w:hAnsi="Arial" w:cs="Arial"/>
          <w:i/>
          <w:iCs/>
          <w:noProof/>
        </w:rPr>
        <w:t>et al.</w:t>
      </w:r>
      <w:r w:rsidRPr="00D93493">
        <w:rPr>
          <w:rFonts w:ascii="Arial" w:hAnsi="Arial" w:cs="Arial"/>
          <w:noProof/>
        </w:rPr>
        <w:t xml:space="preserve"> The Congenital Heart Disease Genetic Network Study: rationale, design, and early results. </w:t>
      </w:r>
      <w:r w:rsidRPr="00D93493">
        <w:rPr>
          <w:rFonts w:ascii="Arial" w:hAnsi="Arial" w:cs="Arial"/>
          <w:i/>
          <w:iCs/>
          <w:noProof/>
        </w:rPr>
        <w:t>Circ. Res.</w:t>
      </w:r>
      <w:r w:rsidRPr="00D93493">
        <w:rPr>
          <w:rFonts w:ascii="Arial" w:hAnsi="Arial" w:cs="Arial"/>
          <w:noProof/>
        </w:rPr>
        <w:t xml:space="preserve"> </w:t>
      </w:r>
      <w:r w:rsidRPr="00D93493">
        <w:rPr>
          <w:rFonts w:ascii="Arial" w:hAnsi="Arial" w:cs="Arial"/>
          <w:b/>
          <w:bCs/>
          <w:noProof/>
        </w:rPr>
        <w:t>112,</w:t>
      </w:r>
      <w:r w:rsidRPr="00D93493">
        <w:rPr>
          <w:rFonts w:ascii="Arial" w:hAnsi="Arial" w:cs="Arial"/>
          <w:noProof/>
        </w:rPr>
        <w:t xml:space="preserve"> 698–706 (2013).</w:t>
      </w:r>
    </w:p>
    <w:p w14:paraId="419A1C08"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7.</w:t>
      </w:r>
      <w:r w:rsidRPr="00D93493">
        <w:rPr>
          <w:rFonts w:ascii="Arial" w:hAnsi="Arial" w:cs="Arial"/>
          <w:noProof/>
        </w:rPr>
        <w:tab/>
        <w:t xml:space="preserve">Martin, M. </w:t>
      </w:r>
      <w:r w:rsidRPr="00D93493">
        <w:rPr>
          <w:rFonts w:ascii="Arial" w:hAnsi="Arial" w:cs="Arial"/>
          <w:i/>
          <w:iCs/>
          <w:noProof/>
        </w:rPr>
        <w:t>et al.</w:t>
      </w:r>
      <w:r w:rsidRPr="00D93493">
        <w:rPr>
          <w:rFonts w:ascii="Arial" w:hAnsi="Arial" w:cs="Arial"/>
          <w:noProof/>
        </w:rPr>
        <w:t xml:space="preserve"> WhatsHap: fast and accurate read-based phasing. </w:t>
      </w:r>
      <w:r w:rsidRPr="00D93493">
        <w:rPr>
          <w:rFonts w:ascii="Arial" w:hAnsi="Arial" w:cs="Arial"/>
          <w:i/>
          <w:iCs/>
          <w:noProof/>
        </w:rPr>
        <w:t>bioRxiv</w:t>
      </w:r>
      <w:r w:rsidRPr="00D93493">
        <w:rPr>
          <w:rFonts w:ascii="Arial" w:hAnsi="Arial" w:cs="Arial"/>
          <w:noProof/>
        </w:rPr>
        <w:t xml:space="preserve"> 085050 (2016). doi:10.1101/085050</w:t>
      </w:r>
    </w:p>
    <w:p w14:paraId="50324675"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8.</w:t>
      </w:r>
      <w:r w:rsidRPr="00D93493">
        <w:rPr>
          <w:rFonts w:ascii="Arial" w:hAnsi="Arial" w:cs="Arial"/>
          <w:noProof/>
        </w:rPr>
        <w:tab/>
        <w:t xml:space="preserve">Robinson, J. T. </w:t>
      </w:r>
      <w:r w:rsidRPr="00D93493">
        <w:rPr>
          <w:rFonts w:ascii="Arial" w:hAnsi="Arial" w:cs="Arial"/>
          <w:i/>
          <w:iCs/>
          <w:noProof/>
        </w:rPr>
        <w:t>et al.</w:t>
      </w:r>
      <w:r w:rsidRPr="00D93493">
        <w:rPr>
          <w:rFonts w:ascii="Arial" w:hAnsi="Arial" w:cs="Arial"/>
          <w:noProof/>
        </w:rPr>
        <w:t xml:space="preserve"> Integrative genomics viewer. </w:t>
      </w:r>
      <w:r w:rsidRPr="00D93493">
        <w:rPr>
          <w:rFonts w:ascii="Arial" w:hAnsi="Arial" w:cs="Arial"/>
          <w:i/>
          <w:iCs/>
          <w:noProof/>
        </w:rPr>
        <w:t>Nat. Biotechnol.</w:t>
      </w:r>
      <w:r w:rsidRPr="00D93493">
        <w:rPr>
          <w:rFonts w:ascii="Arial" w:hAnsi="Arial" w:cs="Arial"/>
          <w:noProof/>
        </w:rPr>
        <w:t xml:space="preserve"> </w:t>
      </w:r>
      <w:r w:rsidRPr="00D93493">
        <w:rPr>
          <w:rFonts w:ascii="Arial" w:hAnsi="Arial" w:cs="Arial"/>
          <w:b/>
          <w:bCs/>
          <w:noProof/>
        </w:rPr>
        <w:t>29,</w:t>
      </w:r>
      <w:r w:rsidRPr="00D93493">
        <w:rPr>
          <w:rFonts w:ascii="Arial" w:hAnsi="Arial" w:cs="Arial"/>
          <w:noProof/>
        </w:rPr>
        <w:t xml:space="preserve"> 24–6 (2011).</w:t>
      </w:r>
    </w:p>
    <w:p w14:paraId="33C5E865"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9.</w:t>
      </w:r>
      <w:r w:rsidRPr="00D93493">
        <w:rPr>
          <w:rFonts w:ascii="Arial" w:hAnsi="Arial" w:cs="Arial"/>
          <w:noProof/>
        </w:rPr>
        <w:tab/>
        <w:t xml:space="preserve">Quinlan, A. R. &amp; Hall, I. M. BEDTools: a flexible suite of utilities for comparing genomic features. </w:t>
      </w:r>
      <w:r w:rsidRPr="00D93493">
        <w:rPr>
          <w:rFonts w:ascii="Arial" w:hAnsi="Arial" w:cs="Arial"/>
          <w:i/>
          <w:iCs/>
          <w:noProof/>
        </w:rPr>
        <w:t>Bioinformatics</w:t>
      </w:r>
      <w:r w:rsidRPr="00D93493">
        <w:rPr>
          <w:rFonts w:ascii="Arial" w:hAnsi="Arial" w:cs="Arial"/>
          <w:noProof/>
        </w:rPr>
        <w:t xml:space="preserve"> </w:t>
      </w:r>
      <w:r w:rsidRPr="00D93493">
        <w:rPr>
          <w:rFonts w:ascii="Arial" w:hAnsi="Arial" w:cs="Arial"/>
          <w:b/>
          <w:bCs/>
          <w:noProof/>
        </w:rPr>
        <w:t>26,</w:t>
      </w:r>
      <w:r w:rsidRPr="00D93493">
        <w:rPr>
          <w:rFonts w:ascii="Arial" w:hAnsi="Arial" w:cs="Arial"/>
          <w:noProof/>
        </w:rPr>
        <w:t xml:space="preserve"> 841–842 (2010).</w:t>
      </w:r>
    </w:p>
    <w:p w14:paraId="4A714820" w14:textId="77777777" w:rsidR="00D93493" w:rsidRPr="00D93493" w:rsidRDefault="00D93493" w:rsidP="00D93493">
      <w:pPr>
        <w:widowControl w:val="0"/>
        <w:autoSpaceDE w:val="0"/>
        <w:autoSpaceDN w:val="0"/>
        <w:adjustRightInd w:val="0"/>
        <w:ind w:left="640" w:hanging="640"/>
        <w:rPr>
          <w:rFonts w:ascii="Arial" w:hAnsi="Arial" w:cs="Arial"/>
          <w:noProof/>
        </w:rPr>
      </w:pPr>
      <w:r w:rsidRPr="00D93493">
        <w:rPr>
          <w:rFonts w:ascii="Arial" w:hAnsi="Arial" w:cs="Arial"/>
          <w:noProof/>
        </w:rPr>
        <w:t>10.</w:t>
      </w:r>
      <w:r w:rsidRPr="00D93493">
        <w:rPr>
          <w:rFonts w:ascii="Arial" w:hAnsi="Arial" w:cs="Arial"/>
          <w:noProof/>
        </w:rPr>
        <w:tab/>
        <w:t xml:space="preserve">Smit, A., Glusman, G. &amp; Hubley, R. RepeatMasker 4.0. Available at: http://www.repeatmasker.org/. </w:t>
      </w:r>
    </w:p>
    <w:p w14:paraId="4435D094" w14:textId="3C5BD635" w:rsidR="00F93C62" w:rsidRDefault="00A35644" w:rsidP="00D93493">
      <w:pPr>
        <w:widowControl w:val="0"/>
        <w:autoSpaceDE w:val="0"/>
        <w:autoSpaceDN w:val="0"/>
        <w:adjustRightInd w:val="0"/>
        <w:ind w:left="640" w:hanging="640"/>
        <w:rPr>
          <w:rFonts w:ascii="Arial" w:hAnsi="Arial" w:cs="Arial"/>
        </w:rPr>
      </w:pPr>
      <w:r>
        <w:rPr>
          <w:rFonts w:ascii="Arial" w:hAnsi="Arial" w:cs="Arial"/>
        </w:rPr>
        <w:fldChar w:fldCharType="end"/>
      </w:r>
    </w:p>
    <w:p w14:paraId="70925231" w14:textId="77777777" w:rsidR="004F6863" w:rsidRDefault="004F6863" w:rsidP="004F6863">
      <w:pPr>
        <w:rPr>
          <w:rFonts w:ascii="Arial" w:hAnsi="Arial" w:cs="Arial"/>
        </w:rPr>
      </w:pPr>
    </w:p>
    <w:p w14:paraId="12B378FE" w14:textId="77777777" w:rsidR="004F6863" w:rsidRDefault="004F6863" w:rsidP="004F6863">
      <w:pPr>
        <w:rPr>
          <w:rFonts w:ascii="Arial" w:hAnsi="Arial" w:cs="Arial"/>
        </w:rPr>
      </w:pPr>
    </w:p>
    <w:p w14:paraId="571CF4E0" w14:textId="77777777" w:rsidR="004F6863" w:rsidRDefault="004F6863" w:rsidP="004F6863">
      <w:pPr>
        <w:rPr>
          <w:rFonts w:ascii="Arial" w:hAnsi="Arial" w:cs="Arial"/>
        </w:rPr>
      </w:pPr>
    </w:p>
    <w:p w14:paraId="7354D376" w14:textId="77777777" w:rsidR="00E06CC2" w:rsidRDefault="00E06CC2">
      <w:pPr>
        <w:rPr>
          <w:rFonts w:ascii="Arial" w:hAnsi="Arial" w:cs="Arial"/>
        </w:rPr>
      </w:pPr>
      <w:r>
        <w:rPr>
          <w:rFonts w:ascii="Arial" w:hAnsi="Arial" w:cs="Arial"/>
        </w:rPr>
        <w:br w:type="page"/>
      </w:r>
    </w:p>
    <w:p w14:paraId="65A9EAEF" w14:textId="75BF15C0" w:rsidR="004F6863" w:rsidRDefault="00FD5DA9" w:rsidP="004F6863">
      <w:pPr>
        <w:rPr>
          <w:rFonts w:ascii="Arial" w:hAnsi="Arial" w:cs="Arial"/>
          <w:b/>
        </w:rPr>
      </w:pPr>
      <w:r>
        <w:rPr>
          <w:rFonts w:ascii="Arial" w:hAnsi="Arial" w:cs="Arial"/>
          <w:b/>
        </w:rPr>
        <w:lastRenderedPageBreak/>
        <w:t>Supplemental information</w:t>
      </w:r>
    </w:p>
    <w:p w14:paraId="07BE0EF8" w14:textId="77777777" w:rsidR="00FD5DA9" w:rsidRPr="00FD5DA9" w:rsidRDefault="00FD5DA9" w:rsidP="004F6863">
      <w:pPr>
        <w:rPr>
          <w:rFonts w:ascii="Arial" w:hAnsi="Arial" w:cs="Arial"/>
          <w:b/>
        </w:rPr>
      </w:pPr>
    </w:p>
    <w:p w14:paraId="3B10E854" w14:textId="4859FA34" w:rsidR="00E06CC2" w:rsidRDefault="00E06CC2" w:rsidP="004F6863">
      <w:pPr>
        <w:rPr>
          <w:rFonts w:ascii="Arial" w:hAnsi="Arial" w:cs="Arial"/>
        </w:rPr>
      </w:pPr>
      <w:r w:rsidRPr="00E06CC2">
        <w:rPr>
          <w:rFonts w:ascii="Arial" w:hAnsi="Arial" w:cs="Arial"/>
          <w:noProof/>
        </w:rPr>
        <w:drawing>
          <wp:inline distT="0" distB="0" distL="0" distR="0" wp14:anchorId="29903AFB" wp14:editId="6B5D1A43">
            <wp:extent cx="5943600" cy="195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955800"/>
                    </a:xfrm>
                    <a:prstGeom prst="rect">
                      <a:avLst/>
                    </a:prstGeom>
                  </pic:spPr>
                </pic:pic>
              </a:graphicData>
            </a:graphic>
          </wp:inline>
        </w:drawing>
      </w:r>
    </w:p>
    <w:p w14:paraId="3EE08258" w14:textId="77777777" w:rsidR="00E06CC2" w:rsidRDefault="00E06CC2" w:rsidP="004F6863">
      <w:pPr>
        <w:rPr>
          <w:rFonts w:ascii="Arial" w:hAnsi="Arial" w:cs="Arial"/>
        </w:rPr>
      </w:pPr>
    </w:p>
    <w:p w14:paraId="7FE760A8" w14:textId="0EE36D85" w:rsidR="00E06CC2" w:rsidRDefault="00E06CC2" w:rsidP="004F6863">
      <w:pPr>
        <w:rPr>
          <w:rFonts w:ascii="Arial" w:hAnsi="Arial" w:cs="Arial"/>
        </w:rPr>
      </w:pPr>
      <w:r w:rsidRPr="00BA3488">
        <w:rPr>
          <w:rFonts w:ascii="Arial" w:hAnsi="Arial" w:cs="Arial"/>
          <w:b/>
        </w:rPr>
        <w:t xml:space="preserve">Supplemental Figure 1. Replication of previous </w:t>
      </w:r>
      <w:r w:rsidRPr="00BA3488">
        <w:rPr>
          <w:rFonts w:ascii="Arial" w:hAnsi="Arial" w:cs="Arial"/>
          <w:b/>
          <w:i/>
        </w:rPr>
        <w:t>de novo</w:t>
      </w:r>
      <w:r w:rsidRPr="00BA3488">
        <w:rPr>
          <w:rFonts w:ascii="Arial" w:hAnsi="Arial" w:cs="Arial"/>
          <w:b/>
        </w:rPr>
        <w:t xml:space="preserve"> SNV patterns with long-read phasing by read-pair tracing.</w:t>
      </w:r>
      <w:r w:rsidRPr="00E06CC2">
        <w:rPr>
          <w:rFonts w:ascii="Arial" w:hAnsi="Arial" w:cs="Arial"/>
        </w:rPr>
        <w:t xml:space="preserve"> </w:t>
      </w:r>
      <w:r w:rsidRPr="000841A2">
        <w:rPr>
          <w:rFonts w:ascii="Arial" w:hAnsi="Arial" w:cs="Arial"/>
          <w:b/>
        </w:rPr>
        <w:t xml:space="preserve">(a) </w:t>
      </w:r>
      <w:r w:rsidRPr="00E06CC2">
        <w:rPr>
          <w:rFonts w:ascii="Arial" w:hAnsi="Arial" w:cs="Arial"/>
        </w:rPr>
        <w:t xml:space="preserve">Fraction of </w:t>
      </w:r>
      <w:r w:rsidRPr="000841A2">
        <w:rPr>
          <w:rFonts w:ascii="Arial" w:hAnsi="Arial" w:cs="Arial"/>
          <w:i/>
        </w:rPr>
        <w:t>de novo</w:t>
      </w:r>
      <w:r w:rsidRPr="00E06CC2">
        <w:rPr>
          <w:rFonts w:ascii="Arial" w:hAnsi="Arial" w:cs="Arial"/>
        </w:rPr>
        <w:t xml:space="preserve"> variants </w:t>
      </w:r>
      <w:r w:rsidR="002273C3">
        <w:rPr>
          <w:rFonts w:ascii="Arial" w:hAnsi="Arial" w:cs="Arial"/>
        </w:rPr>
        <w:t xml:space="preserve">(DNVs) </w:t>
      </w:r>
      <w:r w:rsidRPr="00E06CC2">
        <w:rPr>
          <w:rFonts w:ascii="Arial" w:hAnsi="Arial" w:cs="Arial"/>
        </w:rPr>
        <w:t xml:space="preserve">in major classes phased to each parent. </w:t>
      </w:r>
      <w:r w:rsidRPr="003211C8">
        <w:rPr>
          <w:rFonts w:ascii="Arial" w:hAnsi="Arial" w:cs="Arial"/>
          <w:b/>
        </w:rPr>
        <w:t>(b)</w:t>
      </w:r>
      <w:r w:rsidRPr="00E06CC2">
        <w:rPr>
          <w:rFonts w:ascii="Arial" w:hAnsi="Arial" w:cs="Arial"/>
        </w:rPr>
        <w:t xml:space="preserve"> Correlations between </w:t>
      </w:r>
      <w:r w:rsidR="00F27B91">
        <w:rPr>
          <w:rFonts w:ascii="Arial" w:hAnsi="Arial" w:cs="Arial"/>
        </w:rPr>
        <w:t>DNVs</w:t>
      </w:r>
      <w:r w:rsidRPr="00E06CC2">
        <w:rPr>
          <w:rFonts w:ascii="Arial" w:hAnsi="Arial" w:cs="Arial"/>
        </w:rPr>
        <w:t xml:space="preserve"> in each class and parental age.</w:t>
      </w:r>
    </w:p>
    <w:p w14:paraId="3BF5FD9E" w14:textId="57AD762F" w:rsidR="008E78C8" w:rsidRDefault="008E78C8" w:rsidP="004F6863">
      <w:pPr>
        <w:rPr>
          <w:rFonts w:ascii="Arial" w:hAnsi="Arial" w:cs="Arial"/>
        </w:rPr>
      </w:pPr>
    </w:p>
    <w:p w14:paraId="349BC28A" w14:textId="7CA9736A" w:rsidR="008E78C8" w:rsidRDefault="00F30C1C" w:rsidP="004F6863">
      <w:pPr>
        <w:rPr>
          <w:rFonts w:ascii="Arial" w:hAnsi="Arial" w:cs="Arial"/>
        </w:rPr>
      </w:pPr>
      <w:r w:rsidRPr="00F30C1C">
        <w:rPr>
          <w:rFonts w:ascii="Arial" w:hAnsi="Arial" w:cs="Arial"/>
          <w:noProof/>
        </w:rPr>
        <w:drawing>
          <wp:inline distT="0" distB="0" distL="0" distR="0" wp14:anchorId="2E30893F" wp14:editId="6B072E0B">
            <wp:extent cx="6301690" cy="41014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25895" cy="4117238"/>
                    </a:xfrm>
                    <a:prstGeom prst="rect">
                      <a:avLst/>
                    </a:prstGeom>
                  </pic:spPr>
                </pic:pic>
              </a:graphicData>
            </a:graphic>
          </wp:inline>
        </w:drawing>
      </w:r>
    </w:p>
    <w:p w14:paraId="0BBDA5AB" w14:textId="058943DA" w:rsidR="00F30C1C" w:rsidRDefault="00F30C1C" w:rsidP="004F6863">
      <w:pPr>
        <w:rPr>
          <w:rFonts w:ascii="Arial" w:hAnsi="Arial" w:cs="Arial"/>
        </w:rPr>
      </w:pPr>
    </w:p>
    <w:p w14:paraId="7DFCB48B" w14:textId="5F169F79" w:rsidR="00F30C1C" w:rsidRPr="00444A65" w:rsidRDefault="00F30C1C" w:rsidP="004F6863">
      <w:pPr>
        <w:rPr>
          <w:rFonts w:ascii="Arial" w:hAnsi="Arial" w:cs="Arial"/>
        </w:rPr>
      </w:pPr>
      <w:r w:rsidRPr="00F30C1C">
        <w:rPr>
          <w:rFonts w:ascii="Arial" w:hAnsi="Arial" w:cs="Arial"/>
          <w:b/>
        </w:rPr>
        <w:t>Supplemental Figure 2.</w:t>
      </w:r>
      <w:r w:rsidRPr="00F30C1C">
        <w:rPr>
          <w:rFonts w:ascii="Arial" w:hAnsi="Arial" w:cs="Arial"/>
        </w:rPr>
        <w:t xml:space="preserve"> Number of HR, non-CCC, or all indels per trio (y-axis) as a function of parental age (x-axis).</w:t>
      </w:r>
    </w:p>
    <w:sectPr w:rsidR="00F30C1C" w:rsidRPr="00444A65" w:rsidSect="00E61B20">
      <w:footerReference w:type="even" r:id="rId16"/>
      <w:footerReference w:type="default" r:id="rId17"/>
      <w:pgSz w:w="12240" w:h="15840"/>
      <w:pgMar w:top="1440" w:right="1440" w:bottom="1440" w:left="1440" w:header="720" w:footer="720" w:gutter="0"/>
      <w:lnNumType w:countBy="5"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4A732" w14:textId="77777777" w:rsidR="003B60DA" w:rsidRDefault="003B60DA" w:rsidP="00DC6828">
      <w:r>
        <w:separator/>
      </w:r>
    </w:p>
  </w:endnote>
  <w:endnote w:type="continuationSeparator" w:id="0">
    <w:p w14:paraId="7DDDD612" w14:textId="77777777" w:rsidR="003B60DA" w:rsidRDefault="003B60DA" w:rsidP="00DC6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906521671"/>
      <w:docPartObj>
        <w:docPartGallery w:val="Page Numbers (Bottom of Page)"/>
        <w:docPartUnique/>
      </w:docPartObj>
    </w:sdtPr>
    <w:sdtEndPr>
      <w:rPr>
        <w:rStyle w:val="PageNumber"/>
      </w:rPr>
    </w:sdtEndPr>
    <w:sdtContent>
      <w:p w14:paraId="0C88BC24" w14:textId="3043D80D" w:rsidR="002918AE" w:rsidRDefault="002918AE"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3472CA5" w14:textId="77777777" w:rsidR="002918AE" w:rsidRDefault="002918AE" w:rsidP="00DC68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6650574"/>
      <w:docPartObj>
        <w:docPartGallery w:val="Page Numbers (Bottom of Page)"/>
        <w:docPartUnique/>
      </w:docPartObj>
    </w:sdtPr>
    <w:sdtEndPr>
      <w:rPr>
        <w:rStyle w:val="PageNumber"/>
      </w:rPr>
    </w:sdtEndPr>
    <w:sdtContent>
      <w:p w14:paraId="3F764510" w14:textId="3AE0777A" w:rsidR="002918AE" w:rsidRDefault="002918AE" w:rsidP="002918A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32E3A10" w14:textId="77777777" w:rsidR="002918AE" w:rsidRDefault="002918AE" w:rsidP="00DC68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3D9240" w14:textId="77777777" w:rsidR="003B60DA" w:rsidRDefault="003B60DA" w:rsidP="00DC6828">
      <w:r>
        <w:separator/>
      </w:r>
    </w:p>
  </w:footnote>
  <w:footnote w:type="continuationSeparator" w:id="0">
    <w:p w14:paraId="4FE8557C" w14:textId="77777777" w:rsidR="003B60DA" w:rsidRDefault="003B60DA" w:rsidP="00DC6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4690B6B"/>
    <w:multiLevelType w:val="hybridMultilevel"/>
    <w:tmpl w:val="52B0C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8084F36"/>
    <w:multiLevelType w:val="hybridMultilevel"/>
    <w:tmpl w:val="33B2A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Richter">
    <w15:presenceInfo w15:providerId="AD" w15:userId="S::felix.richter@icahn.mssm.edu::1686cb74-483a-451b-badf-527ad7eb46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7"/>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BAE"/>
    <w:rsid w:val="000037C2"/>
    <w:rsid w:val="00004B48"/>
    <w:rsid w:val="00025B91"/>
    <w:rsid w:val="00027E94"/>
    <w:rsid w:val="00043CF5"/>
    <w:rsid w:val="00045FA4"/>
    <w:rsid w:val="000552B4"/>
    <w:rsid w:val="00056D20"/>
    <w:rsid w:val="00057E7B"/>
    <w:rsid w:val="00071620"/>
    <w:rsid w:val="000754A3"/>
    <w:rsid w:val="000767B7"/>
    <w:rsid w:val="00077A6A"/>
    <w:rsid w:val="000841A2"/>
    <w:rsid w:val="000858FA"/>
    <w:rsid w:val="00091276"/>
    <w:rsid w:val="00091C74"/>
    <w:rsid w:val="00095572"/>
    <w:rsid w:val="00095D6A"/>
    <w:rsid w:val="00096978"/>
    <w:rsid w:val="000A4C13"/>
    <w:rsid w:val="000A7F81"/>
    <w:rsid w:val="000C72E5"/>
    <w:rsid w:val="000D2048"/>
    <w:rsid w:val="000D27FE"/>
    <w:rsid w:val="000D3228"/>
    <w:rsid w:val="000D73B7"/>
    <w:rsid w:val="000F6FFF"/>
    <w:rsid w:val="00112617"/>
    <w:rsid w:val="00121F5A"/>
    <w:rsid w:val="00140377"/>
    <w:rsid w:val="00143893"/>
    <w:rsid w:val="00145638"/>
    <w:rsid w:val="00155F98"/>
    <w:rsid w:val="001637EC"/>
    <w:rsid w:val="001713AB"/>
    <w:rsid w:val="00175916"/>
    <w:rsid w:val="00177DD1"/>
    <w:rsid w:val="0018063C"/>
    <w:rsid w:val="0018088B"/>
    <w:rsid w:val="00183BAE"/>
    <w:rsid w:val="00195FFD"/>
    <w:rsid w:val="001A0F22"/>
    <w:rsid w:val="001A4AD8"/>
    <w:rsid w:val="001A5E62"/>
    <w:rsid w:val="001A605B"/>
    <w:rsid w:val="001B26AA"/>
    <w:rsid w:val="001B536C"/>
    <w:rsid w:val="001C105D"/>
    <w:rsid w:val="001D3A15"/>
    <w:rsid w:val="001F5857"/>
    <w:rsid w:val="00201BAC"/>
    <w:rsid w:val="00205F55"/>
    <w:rsid w:val="00206516"/>
    <w:rsid w:val="00207AC9"/>
    <w:rsid w:val="00213428"/>
    <w:rsid w:val="002154EB"/>
    <w:rsid w:val="0022339B"/>
    <w:rsid w:val="002273C3"/>
    <w:rsid w:val="002330A7"/>
    <w:rsid w:val="00233612"/>
    <w:rsid w:val="00246A45"/>
    <w:rsid w:val="00252895"/>
    <w:rsid w:val="00254A57"/>
    <w:rsid w:val="00257993"/>
    <w:rsid w:val="00274640"/>
    <w:rsid w:val="002777A5"/>
    <w:rsid w:val="002777D0"/>
    <w:rsid w:val="00282572"/>
    <w:rsid w:val="00287F56"/>
    <w:rsid w:val="002918AE"/>
    <w:rsid w:val="002A6994"/>
    <w:rsid w:val="002C182A"/>
    <w:rsid w:val="002D0976"/>
    <w:rsid w:val="002D1AE4"/>
    <w:rsid w:val="002D2DEA"/>
    <w:rsid w:val="002D3393"/>
    <w:rsid w:val="002D57E1"/>
    <w:rsid w:val="002E448F"/>
    <w:rsid w:val="002F0117"/>
    <w:rsid w:val="002F320C"/>
    <w:rsid w:val="002F662D"/>
    <w:rsid w:val="00300011"/>
    <w:rsid w:val="00304092"/>
    <w:rsid w:val="0030655A"/>
    <w:rsid w:val="003211C8"/>
    <w:rsid w:val="00326738"/>
    <w:rsid w:val="0035407F"/>
    <w:rsid w:val="00354226"/>
    <w:rsid w:val="0035590D"/>
    <w:rsid w:val="003614F1"/>
    <w:rsid w:val="00372A5C"/>
    <w:rsid w:val="00375D14"/>
    <w:rsid w:val="00386916"/>
    <w:rsid w:val="003A0838"/>
    <w:rsid w:val="003A24D8"/>
    <w:rsid w:val="003A2F40"/>
    <w:rsid w:val="003B08C5"/>
    <w:rsid w:val="003B60DA"/>
    <w:rsid w:val="003C523A"/>
    <w:rsid w:val="003D142C"/>
    <w:rsid w:val="003D789F"/>
    <w:rsid w:val="003E30F1"/>
    <w:rsid w:val="003E40DC"/>
    <w:rsid w:val="003E73DC"/>
    <w:rsid w:val="003F6BE3"/>
    <w:rsid w:val="00401446"/>
    <w:rsid w:val="004075CD"/>
    <w:rsid w:val="00410162"/>
    <w:rsid w:val="004170C5"/>
    <w:rsid w:val="004230E7"/>
    <w:rsid w:val="00444A65"/>
    <w:rsid w:val="0046392D"/>
    <w:rsid w:val="0047000C"/>
    <w:rsid w:val="00474763"/>
    <w:rsid w:val="00480C4B"/>
    <w:rsid w:val="0049601E"/>
    <w:rsid w:val="004965F0"/>
    <w:rsid w:val="004C5032"/>
    <w:rsid w:val="004D4467"/>
    <w:rsid w:val="004F45DA"/>
    <w:rsid w:val="004F4780"/>
    <w:rsid w:val="004F6863"/>
    <w:rsid w:val="00501598"/>
    <w:rsid w:val="00517D5B"/>
    <w:rsid w:val="005216F1"/>
    <w:rsid w:val="005375A6"/>
    <w:rsid w:val="00544631"/>
    <w:rsid w:val="00552CC7"/>
    <w:rsid w:val="00553ACC"/>
    <w:rsid w:val="0056388C"/>
    <w:rsid w:val="00564843"/>
    <w:rsid w:val="00570C77"/>
    <w:rsid w:val="00576E27"/>
    <w:rsid w:val="00582B3C"/>
    <w:rsid w:val="0058338E"/>
    <w:rsid w:val="0058520A"/>
    <w:rsid w:val="00587139"/>
    <w:rsid w:val="00596C87"/>
    <w:rsid w:val="005A0C9C"/>
    <w:rsid w:val="005A0E83"/>
    <w:rsid w:val="005A18D6"/>
    <w:rsid w:val="005A6E52"/>
    <w:rsid w:val="005B485D"/>
    <w:rsid w:val="005B6D34"/>
    <w:rsid w:val="005C3964"/>
    <w:rsid w:val="005C51AF"/>
    <w:rsid w:val="005D3038"/>
    <w:rsid w:val="005E469F"/>
    <w:rsid w:val="005E723B"/>
    <w:rsid w:val="00600068"/>
    <w:rsid w:val="00604CB7"/>
    <w:rsid w:val="00621CD2"/>
    <w:rsid w:val="00622207"/>
    <w:rsid w:val="00622E8C"/>
    <w:rsid w:val="00625A4C"/>
    <w:rsid w:val="00627424"/>
    <w:rsid w:val="006322EC"/>
    <w:rsid w:val="00635ABA"/>
    <w:rsid w:val="006373B5"/>
    <w:rsid w:val="0064167C"/>
    <w:rsid w:val="00642028"/>
    <w:rsid w:val="00643AB5"/>
    <w:rsid w:val="0064495E"/>
    <w:rsid w:val="00650D61"/>
    <w:rsid w:val="00654EFC"/>
    <w:rsid w:val="00657A4A"/>
    <w:rsid w:val="00663B28"/>
    <w:rsid w:val="00663FF5"/>
    <w:rsid w:val="00665C5A"/>
    <w:rsid w:val="00666650"/>
    <w:rsid w:val="0066732B"/>
    <w:rsid w:val="00672861"/>
    <w:rsid w:val="00674D16"/>
    <w:rsid w:val="00680325"/>
    <w:rsid w:val="00687BC2"/>
    <w:rsid w:val="00691664"/>
    <w:rsid w:val="00691C79"/>
    <w:rsid w:val="00695800"/>
    <w:rsid w:val="006A03D6"/>
    <w:rsid w:val="006B606C"/>
    <w:rsid w:val="006C021D"/>
    <w:rsid w:val="006C07C5"/>
    <w:rsid w:val="006E2517"/>
    <w:rsid w:val="006F696A"/>
    <w:rsid w:val="006F7234"/>
    <w:rsid w:val="0070238F"/>
    <w:rsid w:val="0070664E"/>
    <w:rsid w:val="00713043"/>
    <w:rsid w:val="00713D6C"/>
    <w:rsid w:val="00714BEE"/>
    <w:rsid w:val="00716BA3"/>
    <w:rsid w:val="007239EF"/>
    <w:rsid w:val="00726F15"/>
    <w:rsid w:val="007316D1"/>
    <w:rsid w:val="00737228"/>
    <w:rsid w:val="0074274F"/>
    <w:rsid w:val="00755E68"/>
    <w:rsid w:val="00756644"/>
    <w:rsid w:val="00756B41"/>
    <w:rsid w:val="00765B03"/>
    <w:rsid w:val="00766B8D"/>
    <w:rsid w:val="007770A5"/>
    <w:rsid w:val="0078577D"/>
    <w:rsid w:val="007874E0"/>
    <w:rsid w:val="00792CFE"/>
    <w:rsid w:val="007B53A5"/>
    <w:rsid w:val="007C1C54"/>
    <w:rsid w:val="007C2343"/>
    <w:rsid w:val="007C264E"/>
    <w:rsid w:val="007C546F"/>
    <w:rsid w:val="007D0E13"/>
    <w:rsid w:val="007D35C4"/>
    <w:rsid w:val="007D3D94"/>
    <w:rsid w:val="007E1671"/>
    <w:rsid w:val="007F2B00"/>
    <w:rsid w:val="007F345D"/>
    <w:rsid w:val="007F3825"/>
    <w:rsid w:val="007F40E0"/>
    <w:rsid w:val="007F6215"/>
    <w:rsid w:val="007F6942"/>
    <w:rsid w:val="008049E4"/>
    <w:rsid w:val="00807E5C"/>
    <w:rsid w:val="00817FF7"/>
    <w:rsid w:val="008337CC"/>
    <w:rsid w:val="00844BD2"/>
    <w:rsid w:val="008546C4"/>
    <w:rsid w:val="00855D6A"/>
    <w:rsid w:val="0085720A"/>
    <w:rsid w:val="00863F64"/>
    <w:rsid w:val="00865C6B"/>
    <w:rsid w:val="00865E09"/>
    <w:rsid w:val="00867BBE"/>
    <w:rsid w:val="008725ED"/>
    <w:rsid w:val="00872FE2"/>
    <w:rsid w:val="00877048"/>
    <w:rsid w:val="008815DB"/>
    <w:rsid w:val="0089269E"/>
    <w:rsid w:val="00893297"/>
    <w:rsid w:val="008A2FD5"/>
    <w:rsid w:val="008A71AE"/>
    <w:rsid w:val="008B0214"/>
    <w:rsid w:val="008B380B"/>
    <w:rsid w:val="008C123B"/>
    <w:rsid w:val="008C5A71"/>
    <w:rsid w:val="008C7C41"/>
    <w:rsid w:val="008D3B65"/>
    <w:rsid w:val="008E78C8"/>
    <w:rsid w:val="008F041F"/>
    <w:rsid w:val="008F110E"/>
    <w:rsid w:val="009005FB"/>
    <w:rsid w:val="00904AF3"/>
    <w:rsid w:val="009132B6"/>
    <w:rsid w:val="00924C56"/>
    <w:rsid w:val="0093398B"/>
    <w:rsid w:val="0094239F"/>
    <w:rsid w:val="009445EE"/>
    <w:rsid w:val="0094634E"/>
    <w:rsid w:val="00951574"/>
    <w:rsid w:val="00954A07"/>
    <w:rsid w:val="00955298"/>
    <w:rsid w:val="0097143B"/>
    <w:rsid w:val="00983C18"/>
    <w:rsid w:val="00984A30"/>
    <w:rsid w:val="0098694C"/>
    <w:rsid w:val="009A1089"/>
    <w:rsid w:val="009B44E9"/>
    <w:rsid w:val="009B4A7C"/>
    <w:rsid w:val="009C65C2"/>
    <w:rsid w:val="009D5EEE"/>
    <w:rsid w:val="009D7B94"/>
    <w:rsid w:val="009E286A"/>
    <w:rsid w:val="009E79A9"/>
    <w:rsid w:val="009F0045"/>
    <w:rsid w:val="009F2494"/>
    <w:rsid w:val="009F2AD8"/>
    <w:rsid w:val="00A02A35"/>
    <w:rsid w:val="00A16D2C"/>
    <w:rsid w:val="00A172D6"/>
    <w:rsid w:val="00A34572"/>
    <w:rsid w:val="00A34B50"/>
    <w:rsid w:val="00A34E03"/>
    <w:rsid w:val="00A35644"/>
    <w:rsid w:val="00A417B0"/>
    <w:rsid w:val="00A42808"/>
    <w:rsid w:val="00A4798C"/>
    <w:rsid w:val="00A60178"/>
    <w:rsid w:val="00A6333F"/>
    <w:rsid w:val="00A64159"/>
    <w:rsid w:val="00A64D68"/>
    <w:rsid w:val="00A77D54"/>
    <w:rsid w:val="00A84608"/>
    <w:rsid w:val="00A84CCB"/>
    <w:rsid w:val="00A84F82"/>
    <w:rsid w:val="00A934D0"/>
    <w:rsid w:val="00AA342A"/>
    <w:rsid w:val="00AB1E84"/>
    <w:rsid w:val="00AB359F"/>
    <w:rsid w:val="00AC1B8F"/>
    <w:rsid w:val="00AD0C3F"/>
    <w:rsid w:val="00AD2D19"/>
    <w:rsid w:val="00AD396A"/>
    <w:rsid w:val="00AD4317"/>
    <w:rsid w:val="00AD576B"/>
    <w:rsid w:val="00AD5EBC"/>
    <w:rsid w:val="00AD6726"/>
    <w:rsid w:val="00AE15BA"/>
    <w:rsid w:val="00AE5676"/>
    <w:rsid w:val="00AF11A2"/>
    <w:rsid w:val="00AF701B"/>
    <w:rsid w:val="00B07530"/>
    <w:rsid w:val="00B12D86"/>
    <w:rsid w:val="00B13735"/>
    <w:rsid w:val="00B15F8D"/>
    <w:rsid w:val="00B22FA0"/>
    <w:rsid w:val="00B24C0E"/>
    <w:rsid w:val="00B25C91"/>
    <w:rsid w:val="00B27086"/>
    <w:rsid w:val="00B331E0"/>
    <w:rsid w:val="00B36732"/>
    <w:rsid w:val="00B36D1F"/>
    <w:rsid w:val="00B41E4E"/>
    <w:rsid w:val="00B571AB"/>
    <w:rsid w:val="00B61ED0"/>
    <w:rsid w:val="00B640E8"/>
    <w:rsid w:val="00B6496F"/>
    <w:rsid w:val="00B66951"/>
    <w:rsid w:val="00B7076B"/>
    <w:rsid w:val="00B90A21"/>
    <w:rsid w:val="00B940CC"/>
    <w:rsid w:val="00B94F59"/>
    <w:rsid w:val="00BA3488"/>
    <w:rsid w:val="00BB1D5C"/>
    <w:rsid w:val="00BB1DEC"/>
    <w:rsid w:val="00BB2BF5"/>
    <w:rsid w:val="00BB32D4"/>
    <w:rsid w:val="00BB36AD"/>
    <w:rsid w:val="00BB446D"/>
    <w:rsid w:val="00BC15A5"/>
    <w:rsid w:val="00BD1F59"/>
    <w:rsid w:val="00BD7CF1"/>
    <w:rsid w:val="00BD7D39"/>
    <w:rsid w:val="00BE63BA"/>
    <w:rsid w:val="00BF7775"/>
    <w:rsid w:val="00C06012"/>
    <w:rsid w:val="00C132F5"/>
    <w:rsid w:val="00C21187"/>
    <w:rsid w:val="00C21224"/>
    <w:rsid w:val="00C45F15"/>
    <w:rsid w:val="00C47486"/>
    <w:rsid w:val="00C50B33"/>
    <w:rsid w:val="00C71545"/>
    <w:rsid w:val="00C73911"/>
    <w:rsid w:val="00C816F7"/>
    <w:rsid w:val="00C81A4E"/>
    <w:rsid w:val="00C82FFA"/>
    <w:rsid w:val="00C84EC5"/>
    <w:rsid w:val="00CB1CD5"/>
    <w:rsid w:val="00CB1F59"/>
    <w:rsid w:val="00CC2614"/>
    <w:rsid w:val="00CD67E6"/>
    <w:rsid w:val="00CF3E8E"/>
    <w:rsid w:val="00CF6001"/>
    <w:rsid w:val="00CF6C2F"/>
    <w:rsid w:val="00CF775D"/>
    <w:rsid w:val="00D01EC6"/>
    <w:rsid w:val="00D03E56"/>
    <w:rsid w:val="00D1492D"/>
    <w:rsid w:val="00D177AD"/>
    <w:rsid w:val="00D24CE3"/>
    <w:rsid w:val="00D32420"/>
    <w:rsid w:val="00D32986"/>
    <w:rsid w:val="00D37570"/>
    <w:rsid w:val="00D41F19"/>
    <w:rsid w:val="00D46575"/>
    <w:rsid w:val="00D46C1A"/>
    <w:rsid w:val="00D47E24"/>
    <w:rsid w:val="00D5456A"/>
    <w:rsid w:val="00D55CB4"/>
    <w:rsid w:val="00D55F22"/>
    <w:rsid w:val="00D600DC"/>
    <w:rsid w:val="00D656A9"/>
    <w:rsid w:val="00D67FC7"/>
    <w:rsid w:val="00D711C7"/>
    <w:rsid w:val="00D76826"/>
    <w:rsid w:val="00D811D2"/>
    <w:rsid w:val="00D8137D"/>
    <w:rsid w:val="00D91247"/>
    <w:rsid w:val="00D92044"/>
    <w:rsid w:val="00D9298D"/>
    <w:rsid w:val="00D93493"/>
    <w:rsid w:val="00D95109"/>
    <w:rsid w:val="00D971C3"/>
    <w:rsid w:val="00DA08BB"/>
    <w:rsid w:val="00DA1C72"/>
    <w:rsid w:val="00DB2277"/>
    <w:rsid w:val="00DC0C78"/>
    <w:rsid w:val="00DC0FBA"/>
    <w:rsid w:val="00DC30EA"/>
    <w:rsid w:val="00DC33A0"/>
    <w:rsid w:val="00DC6828"/>
    <w:rsid w:val="00DD0FBC"/>
    <w:rsid w:val="00DD5253"/>
    <w:rsid w:val="00DD7566"/>
    <w:rsid w:val="00DF38DA"/>
    <w:rsid w:val="00E06CC2"/>
    <w:rsid w:val="00E20DF1"/>
    <w:rsid w:val="00E338BA"/>
    <w:rsid w:val="00E33F87"/>
    <w:rsid w:val="00E41A92"/>
    <w:rsid w:val="00E5026F"/>
    <w:rsid w:val="00E5121B"/>
    <w:rsid w:val="00E54A10"/>
    <w:rsid w:val="00E55935"/>
    <w:rsid w:val="00E579D7"/>
    <w:rsid w:val="00E61B20"/>
    <w:rsid w:val="00E6737C"/>
    <w:rsid w:val="00E67C87"/>
    <w:rsid w:val="00E725B9"/>
    <w:rsid w:val="00E74171"/>
    <w:rsid w:val="00E7677C"/>
    <w:rsid w:val="00E85D28"/>
    <w:rsid w:val="00E878D8"/>
    <w:rsid w:val="00E9253D"/>
    <w:rsid w:val="00EB7162"/>
    <w:rsid w:val="00EB7231"/>
    <w:rsid w:val="00EC3E38"/>
    <w:rsid w:val="00EC67D9"/>
    <w:rsid w:val="00ED6B33"/>
    <w:rsid w:val="00ED6C55"/>
    <w:rsid w:val="00EF1A35"/>
    <w:rsid w:val="00EF5831"/>
    <w:rsid w:val="00F0217B"/>
    <w:rsid w:val="00F0420D"/>
    <w:rsid w:val="00F20A53"/>
    <w:rsid w:val="00F227E2"/>
    <w:rsid w:val="00F27B91"/>
    <w:rsid w:val="00F30C1C"/>
    <w:rsid w:val="00F30DBA"/>
    <w:rsid w:val="00F312B5"/>
    <w:rsid w:val="00F3546F"/>
    <w:rsid w:val="00F56710"/>
    <w:rsid w:val="00F575D5"/>
    <w:rsid w:val="00F64768"/>
    <w:rsid w:val="00F72B42"/>
    <w:rsid w:val="00F75B52"/>
    <w:rsid w:val="00F829D7"/>
    <w:rsid w:val="00F84C86"/>
    <w:rsid w:val="00F85FB0"/>
    <w:rsid w:val="00F87CE9"/>
    <w:rsid w:val="00F91BEE"/>
    <w:rsid w:val="00F93C62"/>
    <w:rsid w:val="00F96F06"/>
    <w:rsid w:val="00FA6F94"/>
    <w:rsid w:val="00FB039F"/>
    <w:rsid w:val="00FB05EB"/>
    <w:rsid w:val="00FB1689"/>
    <w:rsid w:val="00FB3686"/>
    <w:rsid w:val="00FB7A95"/>
    <w:rsid w:val="00FC25B8"/>
    <w:rsid w:val="00FC71AC"/>
    <w:rsid w:val="00FD5DA9"/>
    <w:rsid w:val="00FE5439"/>
    <w:rsid w:val="00FE7661"/>
    <w:rsid w:val="00FF0BD6"/>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1208FA"/>
  <w15:chartTrackingRefBased/>
  <w15:docId w15:val="{DFB154B3-ABB0-C046-B007-5511C7943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3B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ED0"/>
    <w:rPr>
      <w:color w:val="0563C1" w:themeColor="hyperlink"/>
      <w:u w:val="single"/>
    </w:rPr>
  </w:style>
  <w:style w:type="character" w:styleId="UnresolvedMention">
    <w:name w:val="Unresolved Mention"/>
    <w:basedOn w:val="DefaultParagraphFont"/>
    <w:uiPriority w:val="99"/>
    <w:semiHidden/>
    <w:unhideWhenUsed/>
    <w:rsid w:val="00D8137D"/>
    <w:rPr>
      <w:color w:val="605E5C"/>
      <w:shd w:val="clear" w:color="auto" w:fill="E1DFDD"/>
    </w:rPr>
  </w:style>
  <w:style w:type="character" w:styleId="LineNumber">
    <w:name w:val="line number"/>
    <w:basedOn w:val="DefaultParagraphFont"/>
    <w:uiPriority w:val="99"/>
    <w:semiHidden/>
    <w:unhideWhenUsed/>
    <w:rsid w:val="00B640E8"/>
  </w:style>
  <w:style w:type="paragraph" w:styleId="ListParagraph">
    <w:name w:val="List Paragraph"/>
    <w:basedOn w:val="Normal"/>
    <w:uiPriority w:val="34"/>
    <w:qFormat/>
    <w:rsid w:val="00EB7231"/>
    <w:pPr>
      <w:ind w:left="720"/>
      <w:contextualSpacing/>
    </w:pPr>
  </w:style>
  <w:style w:type="table" w:styleId="TableGrid">
    <w:name w:val="Table Grid"/>
    <w:basedOn w:val="TableNormal"/>
    <w:uiPriority w:val="39"/>
    <w:rsid w:val="002065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C6828"/>
    <w:pPr>
      <w:tabs>
        <w:tab w:val="center" w:pos="4680"/>
        <w:tab w:val="right" w:pos="9360"/>
      </w:tabs>
    </w:pPr>
  </w:style>
  <w:style w:type="character" w:customStyle="1" w:styleId="FooterChar">
    <w:name w:val="Footer Char"/>
    <w:basedOn w:val="DefaultParagraphFont"/>
    <w:link w:val="Footer"/>
    <w:uiPriority w:val="99"/>
    <w:rsid w:val="00DC6828"/>
  </w:style>
  <w:style w:type="character" w:styleId="PageNumber">
    <w:name w:val="page number"/>
    <w:basedOn w:val="DefaultParagraphFont"/>
    <w:uiPriority w:val="99"/>
    <w:semiHidden/>
    <w:unhideWhenUsed/>
    <w:rsid w:val="00DC6828"/>
  </w:style>
  <w:style w:type="paragraph" w:styleId="BalloonText">
    <w:name w:val="Balloon Text"/>
    <w:basedOn w:val="Normal"/>
    <w:link w:val="BalloonTextChar"/>
    <w:uiPriority w:val="99"/>
    <w:semiHidden/>
    <w:unhideWhenUsed/>
    <w:rsid w:val="007874E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874E0"/>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63FF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uce.gelb@mssm.edu" TargetMode="External"/><Relationship Id="rId13" Type="http://schemas.openxmlformats.org/officeDocument/2006/relationships/hyperlink" Target="https://pypi.org/project/sorting-hat/"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llisonseiden/longreadclustersequencin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pypi.org/project/sorting-hat/"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3C7D24-C948-034B-B2AF-C53261A66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9</Pages>
  <Words>13839</Words>
  <Characters>78885</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Felix Richter</dc:creator>
  <cp:keywords/>
  <dc:description/>
  <cp:lastModifiedBy>Felix Richter</cp:lastModifiedBy>
  <cp:revision>447</cp:revision>
  <dcterms:created xsi:type="dcterms:W3CDTF">2019-01-22T15:05:00Z</dcterms:created>
  <dcterms:modified xsi:type="dcterms:W3CDTF">2019-01-31T14:20:00Z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http://www.zotero.org/styles/bioinformatics</vt:lpwstr>
  </property>
  <property fmtid="{D5CDD505-2E9C-101B-9397-08002B2CF9AE}" pid="7" name="Mendeley Recent Style Name 2_1">
    <vt:lpwstr>Bioinformatics</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http://www.zotero.org/styles/nature-no-et-al</vt:lpwstr>
  </property>
  <property fmtid="{D5CDD505-2E9C-101B-9397-08002B2CF9AE}" pid="21" name="Mendeley Recent Style Name 9_1">
    <vt:lpwstr>Nature (no "et al.")</vt:lpwstr>
  </property>
  <property fmtid="{D5CDD505-2E9C-101B-9397-08002B2CF9AE}" pid="22" name="Mendeley Document_1">
    <vt:lpwstr>True</vt:lpwstr>
  </property>
  <property fmtid="{D5CDD505-2E9C-101B-9397-08002B2CF9AE}" pid="23" name="Mendeley Unique User Id_1">
    <vt:lpwstr>e5345d0b-83d6-3da6-aeb9-791eb46ac061</vt:lpwstr>
  </property>
  <property fmtid="{D5CDD505-2E9C-101B-9397-08002B2CF9AE}" pid="24" name="Mendeley Citation Style_1">
    <vt:lpwstr>http://www.zotero.org/styles/nature</vt:lpwstr>
  </property>
</Properties>
</file>